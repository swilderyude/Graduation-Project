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ADB0A" w14:textId="77777777" w:rsidR="00992466" w:rsidRDefault="00847D9D">
      <w:pPr>
        <w:jc w:val="center"/>
        <w:rPr>
          <w:rFonts w:ascii="宋体" w:hAnsi="宋体"/>
          <w:sz w:val="36"/>
          <w:szCs w:val="36"/>
        </w:rPr>
      </w:pPr>
      <w:r>
        <w:rPr>
          <w:rFonts w:ascii="宋体" w:hAnsi="宋体" w:hint="eastAsia"/>
          <w:sz w:val="36"/>
          <w:szCs w:val="36"/>
        </w:rPr>
        <w:t>西安电子科技大学</w:t>
      </w:r>
      <w:r>
        <w:rPr>
          <w:rFonts w:ascii="宋体" w:hAnsi="宋体" w:hint="eastAsia"/>
          <w:sz w:val="36"/>
          <w:szCs w:val="36"/>
          <w:u w:val="single"/>
        </w:rPr>
        <w:t>经济与管理</w:t>
      </w:r>
      <w:r>
        <w:rPr>
          <w:rFonts w:ascii="宋体" w:hAnsi="宋体" w:hint="eastAsia"/>
          <w:sz w:val="36"/>
          <w:szCs w:val="36"/>
        </w:rPr>
        <w:t>学院</w:t>
      </w:r>
    </w:p>
    <w:p w14:paraId="6E7E44EE" w14:textId="77777777" w:rsidR="00992466" w:rsidRDefault="00992466">
      <w:pPr>
        <w:jc w:val="center"/>
        <w:rPr>
          <w:rFonts w:ascii="宋体" w:hAnsi="宋体"/>
          <w:sz w:val="44"/>
        </w:rPr>
      </w:pPr>
    </w:p>
    <w:p w14:paraId="6C74E5C1" w14:textId="77777777" w:rsidR="00992466" w:rsidRDefault="00992466">
      <w:pPr>
        <w:jc w:val="center"/>
        <w:rPr>
          <w:rFonts w:ascii="宋体" w:hAnsi="宋体"/>
          <w:sz w:val="44"/>
        </w:rPr>
      </w:pPr>
    </w:p>
    <w:p w14:paraId="53711CEE" w14:textId="77777777" w:rsidR="00992466" w:rsidRDefault="00847D9D">
      <w:pPr>
        <w:jc w:val="center"/>
        <w:rPr>
          <w:rFonts w:ascii="黑体" w:eastAsia="黑体" w:hAnsi="黑体"/>
          <w:sz w:val="44"/>
        </w:rPr>
      </w:pPr>
      <w:r>
        <w:rPr>
          <w:rFonts w:ascii="黑体" w:eastAsia="黑体" w:hAnsi="黑体" w:hint="eastAsia"/>
          <w:sz w:val="44"/>
        </w:rPr>
        <w:t>本科生毕业论文（设计）开题报告</w:t>
      </w:r>
    </w:p>
    <w:p w14:paraId="70B0BCE7" w14:textId="77777777" w:rsidR="00992466" w:rsidRDefault="00847D9D">
      <w:pPr>
        <w:jc w:val="center"/>
        <w:rPr>
          <w:rFonts w:ascii="黑体" w:eastAsia="黑体" w:hAnsi="黑体"/>
          <w:bCs/>
          <w:sz w:val="30"/>
        </w:rPr>
      </w:pPr>
      <w:r>
        <w:rPr>
          <w:rFonts w:ascii="黑体" w:eastAsia="黑体" w:hAnsi="黑体" w:hint="eastAsia"/>
          <w:bCs/>
          <w:sz w:val="30"/>
        </w:rPr>
        <w:t>（</w:t>
      </w:r>
      <w:r>
        <w:rPr>
          <w:rFonts w:ascii="黑体" w:eastAsia="黑体" w:hAnsi="黑体" w:hint="eastAsia"/>
          <w:bCs/>
          <w:sz w:val="30"/>
        </w:rPr>
        <w:t>2025</w:t>
      </w:r>
      <w:r>
        <w:rPr>
          <w:rFonts w:ascii="黑体" w:eastAsia="黑体" w:hAnsi="黑体" w:hint="eastAsia"/>
          <w:bCs/>
          <w:sz w:val="30"/>
        </w:rPr>
        <w:t>届）</w:t>
      </w:r>
    </w:p>
    <w:p w14:paraId="25624E4A" w14:textId="77777777" w:rsidR="00992466" w:rsidRDefault="00992466">
      <w:pPr>
        <w:rPr>
          <w:rFonts w:ascii="宋体" w:hAnsi="宋体"/>
        </w:rPr>
      </w:pPr>
    </w:p>
    <w:p w14:paraId="6DE1034D" w14:textId="77777777" w:rsidR="00992466" w:rsidRDefault="00992466">
      <w:pPr>
        <w:rPr>
          <w:rFonts w:ascii="宋体" w:hAnsi="宋体"/>
        </w:rPr>
      </w:pPr>
    </w:p>
    <w:p w14:paraId="310A1569" w14:textId="77777777" w:rsidR="00992466" w:rsidRDefault="00992466">
      <w:pPr>
        <w:rPr>
          <w:rFonts w:ascii="宋体" w:hAnsi="宋体"/>
        </w:rPr>
      </w:pPr>
    </w:p>
    <w:p w14:paraId="78A0ABD7" w14:textId="77777777" w:rsidR="00992466" w:rsidRDefault="00992466">
      <w:pPr>
        <w:rPr>
          <w:rFonts w:ascii="宋体" w:hAnsi="宋体"/>
        </w:rPr>
      </w:pPr>
    </w:p>
    <w:p w14:paraId="34F7372C" w14:textId="77777777" w:rsidR="00992466" w:rsidRDefault="00992466">
      <w:pPr>
        <w:spacing w:line="720" w:lineRule="exact"/>
        <w:ind w:left="275"/>
        <w:rPr>
          <w:rFonts w:ascii="宋体" w:hAnsi="宋体"/>
          <w:sz w:val="30"/>
        </w:rPr>
      </w:pPr>
    </w:p>
    <w:p w14:paraId="583A2C6A" w14:textId="77777777" w:rsidR="00992466" w:rsidRDefault="00992466">
      <w:pPr>
        <w:spacing w:line="720" w:lineRule="exact"/>
        <w:ind w:left="275"/>
        <w:rPr>
          <w:rFonts w:ascii="宋体" w:hAnsi="宋体"/>
          <w:sz w:val="30"/>
        </w:rPr>
      </w:pPr>
    </w:p>
    <w:p w14:paraId="62911B76" w14:textId="77777777" w:rsidR="00992466" w:rsidRDefault="00847D9D">
      <w:pPr>
        <w:spacing w:line="720" w:lineRule="exact"/>
        <w:ind w:leftChars="131" w:left="275" w:firstLineChars="546" w:firstLine="1638"/>
        <w:rPr>
          <w:rFonts w:ascii="宋体" w:hAnsi="宋体"/>
          <w:sz w:val="30"/>
        </w:rPr>
      </w:pPr>
      <w:r>
        <w:rPr>
          <w:rFonts w:ascii="宋体" w:hAnsi="宋体" w:hint="eastAsia"/>
          <w:sz w:val="30"/>
        </w:rPr>
        <w:t>学生姓名</w:t>
      </w:r>
      <w:r>
        <w:rPr>
          <w:rFonts w:ascii="宋体" w:hAnsi="宋体" w:hint="eastAsia"/>
          <w:sz w:val="30"/>
        </w:rPr>
        <w:t xml:space="preserve"> </w:t>
      </w:r>
      <w:r>
        <w:rPr>
          <w:rFonts w:ascii="宋体" w:hAnsi="宋体" w:hint="eastAsia"/>
          <w:sz w:val="30"/>
          <w:u w:val="single"/>
        </w:rPr>
        <w:t xml:space="preserve">       </w:t>
      </w:r>
      <w:r>
        <w:rPr>
          <w:rFonts w:ascii="宋体" w:hAnsi="宋体" w:hint="eastAsia"/>
          <w:sz w:val="30"/>
          <w:u w:val="single"/>
        </w:rPr>
        <w:t xml:space="preserve">  </w:t>
      </w:r>
      <w:r>
        <w:rPr>
          <w:rFonts w:ascii="宋体" w:hAnsi="宋体" w:hint="eastAsia"/>
          <w:sz w:val="30"/>
          <w:u w:val="single"/>
        </w:rPr>
        <w:t>赵红玉</w:t>
      </w:r>
      <w:r>
        <w:rPr>
          <w:rFonts w:ascii="宋体" w:hAnsi="宋体" w:hint="eastAsia"/>
          <w:sz w:val="30"/>
          <w:u w:val="single"/>
        </w:rPr>
        <w:t xml:space="preserve">                </w:t>
      </w:r>
    </w:p>
    <w:p w14:paraId="3B8B8BCA" w14:textId="77777777" w:rsidR="00992466" w:rsidRDefault="00847D9D">
      <w:pPr>
        <w:spacing w:line="720" w:lineRule="exact"/>
        <w:ind w:firstLineChars="646" w:firstLine="1938"/>
        <w:rPr>
          <w:rFonts w:ascii="宋体" w:hAnsi="宋体"/>
          <w:sz w:val="30"/>
        </w:rPr>
      </w:pPr>
      <w:r>
        <w:rPr>
          <w:rFonts w:ascii="宋体" w:hAnsi="宋体" w:hint="eastAsia"/>
          <w:sz w:val="30"/>
        </w:rPr>
        <w:t>专</w:t>
      </w:r>
      <w:r>
        <w:rPr>
          <w:rFonts w:ascii="宋体" w:hAnsi="宋体" w:hint="eastAsia"/>
          <w:sz w:val="30"/>
        </w:rPr>
        <w:t xml:space="preserve">    </w:t>
      </w:r>
      <w:r>
        <w:rPr>
          <w:rFonts w:ascii="宋体" w:hAnsi="宋体" w:hint="eastAsia"/>
          <w:sz w:val="30"/>
        </w:rPr>
        <w:t>业</w:t>
      </w:r>
      <w:r>
        <w:rPr>
          <w:rFonts w:ascii="宋体" w:hAnsi="宋体" w:hint="eastAsia"/>
          <w:sz w:val="30"/>
        </w:rPr>
        <w:t xml:space="preserve"> </w:t>
      </w:r>
      <w:r>
        <w:rPr>
          <w:rFonts w:ascii="宋体" w:hAnsi="宋体" w:hint="eastAsia"/>
          <w:sz w:val="30"/>
          <w:u w:val="single"/>
        </w:rPr>
        <w:t xml:space="preserve">    </w:t>
      </w:r>
      <w:r>
        <w:rPr>
          <w:rFonts w:ascii="宋体" w:hAnsi="宋体" w:hint="eastAsia"/>
          <w:sz w:val="30"/>
          <w:u w:val="single"/>
        </w:rPr>
        <w:t>信息系统与信息管理</w:t>
      </w:r>
      <w:r>
        <w:rPr>
          <w:rFonts w:ascii="宋体" w:hAnsi="宋体" w:hint="eastAsia"/>
          <w:sz w:val="30"/>
          <w:u w:val="single"/>
        </w:rPr>
        <w:t xml:space="preserve">  </w:t>
      </w:r>
      <w:r>
        <w:rPr>
          <w:rFonts w:ascii="宋体" w:hAnsi="宋体" w:hint="eastAsia"/>
          <w:sz w:val="30"/>
          <w:u w:val="single"/>
        </w:rPr>
        <w:t xml:space="preserve">       </w:t>
      </w:r>
    </w:p>
    <w:p w14:paraId="6B6E0862" w14:textId="77777777" w:rsidR="00992466" w:rsidRDefault="00847D9D">
      <w:pPr>
        <w:spacing w:line="720" w:lineRule="exact"/>
        <w:ind w:firstLineChars="646" w:firstLine="1938"/>
        <w:rPr>
          <w:rFonts w:ascii="宋体" w:hAnsi="宋体"/>
          <w:sz w:val="30"/>
        </w:rPr>
      </w:pPr>
      <w:r>
        <w:rPr>
          <w:rFonts w:ascii="宋体" w:hAnsi="宋体" w:hint="eastAsia"/>
          <w:sz w:val="30"/>
        </w:rPr>
        <w:t>学</w:t>
      </w:r>
      <w:r>
        <w:rPr>
          <w:rFonts w:ascii="宋体" w:hAnsi="宋体" w:hint="eastAsia"/>
          <w:sz w:val="30"/>
        </w:rPr>
        <w:t xml:space="preserve">    </w:t>
      </w:r>
      <w:r>
        <w:rPr>
          <w:rFonts w:ascii="宋体" w:hAnsi="宋体" w:hint="eastAsia"/>
          <w:sz w:val="30"/>
        </w:rPr>
        <w:t>号</w:t>
      </w:r>
      <w:r>
        <w:rPr>
          <w:rFonts w:ascii="宋体" w:hAnsi="宋体" w:hint="eastAsia"/>
          <w:sz w:val="30"/>
        </w:rPr>
        <w:t xml:space="preserve"> </w:t>
      </w:r>
      <w:r>
        <w:rPr>
          <w:rFonts w:ascii="宋体" w:hAnsi="宋体" w:hint="eastAsia"/>
          <w:sz w:val="30"/>
          <w:u w:val="single"/>
        </w:rPr>
        <w:t xml:space="preserve">      </w:t>
      </w:r>
      <w:r>
        <w:rPr>
          <w:rFonts w:ascii="宋体" w:hAnsi="宋体" w:hint="eastAsia"/>
          <w:sz w:val="30"/>
          <w:u w:val="single"/>
        </w:rPr>
        <w:t xml:space="preserve">21069100225     </w:t>
      </w:r>
      <w:r>
        <w:rPr>
          <w:rFonts w:ascii="宋体" w:hAnsi="宋体" w:hint="eastAsia"/>
          <w:sz w:val="30"/>
          <w:u w:val="single"/>
        </w:rPr>
        <w:t xml:space="preserve">         </w:t>
      </w:r>
    </w:p>
    <w:p w14:paraId="4FEEA552" w14:textId="77777777" w:rsidR="00992466" w:rsidRDefault="00847D9D">
      <w:pPr>
        <w:spacing w:line="720" w:lineRule="exact"/>
        <w:ind w:firstLineChars="646" w:firstLine="1938"/>
        <w:rPr>
          <w:rFonts w:ascii="宋体" w:hAnsi="宋体"/>
          <w:sz w:val="30"/>
        </w:rPr>
      </w:pPr>
      <w:r>
        <w:rPr>
          <w:rFonts w:ascii="宋体" w:hAnsi="宋体" w:hint="eastAsia"/>
          <w:sz w:val="30"/>
        </w:rPr>
        <w:t>指导教师</w:t>
      </w:r>
      <w:r>
        <w:rPr>
          <w:rFonts w:ascii="宋体" w:hAnsi="宋体" w:hint="eastAsia"/>
          <w:sz w:val="30"/>
        </w:rPr>
        <w:t xml:space="preserve"> </w:t>
      </w:r>
      <w:r>
        <w:rPr>
          <w:rFonts w:ascii="宋体" w:hAnsi="宋体" w:hint="eastAsia"/>
          <w:sz w:val="30"/>
          <w:u w:val="single"/>
        </w:rPr>
        <w:t xml:space="preserve">         </w:t>
      </w:r>
      <w:r>
        <w:rPr>
          <w:rFonts w:ascii="宋体" w:hAnsi="宋体" w:hint="eastAsia"/>
          <w:sz w:val="30"/>
          <w:u w:val="single"/>
        </w:rPr>
        <w:t>马续补</w:t>
      </w:r>
      <w:r>
        <w:rPr>
          <w:rFonts w:ascii="宋体" w:hAnsi="宋体" w:hint="eastAsia"/>
          <w:sz w:val="30"/>
          <w:u w:val="single"/>
        </w:rPr>
        <w:t xml:space="preserve"> </w:t>
      </w:r>
      <w:r>
        <w:rPr>
          <w:rFonts w:ascii="宋体" w:hAnsi="宋体" w:hint="eastAsia"/>
          <w:sz w:val="30"/>
          <w:u w:val="single"/>
        </w:rPr>
        <w:t xml:space="preserve">               </w:t>
      </w:r>
    </w:p>
    <w:p w14:paraId="1CBE4037" w14:textId="77777777" w:rsidR="00992466" w:rsidRDefault="00992466">
      <w:pPr>
        <w:spacing w:line="720" w:lineRule="exact"/>
        <w:ind w:left="105"/>
        <w:rPr>
          <w:rFonts w:ascii="宋体" w:hAnsi="宋体"/>
          <w:sz w:val="28"/>
        </w:rPr>
      </w:pPr>
    </w:p>
    <w:p w14:paraId="28152ADF" w14:textId="77777777" w:rsidR="00992466" w:rsidRDefault="00992466">
      <w:pPr>
        <w:rPr>
          <w:rFonts w:ascii="宋体" w:hAnsi="宋体"/>
          <w:sz w:val="28"/>
        </w:rPr>
      </w:pPr>
    </w:p>
    <w:p w14:paraId="3882E8E8" w14:textId="77777777" w:rsidR="00992466" w:rsidRDefault="00992466">
      <w:pPr>
        <w:jc w:val="center"/>
        <w:rPr>
          <w:rFonts w:ascii="宋体" w:hAnsi="宋体"/>
          <w:sz w:val="28"/>
        </w:rPr>
      </w:pPr>
    </w:p>
    <w:p w14:paraId="0B195655" w14:textId="77777777" w:rsidR="00992466" w:rsidRDefault="00847D9D">
      <w:pPr>
        <w:jc w:val="center"/>
        <w:rPr>
          <w:rFonts w:ascii="宋体" w:hAnsi="宋体"/>
          <w:sz w:val="28"/>
        </w:rPr>
      </w:pPr>
      <w:r>
        <w:rPr>
          <w:rFonts w:ascii="宋体" w:hAnsi="宋体" w:hint="eastAsia"/>
          <w:sz w:val="28"/>
        </w:rPr>
        <w:t>2024</w:t>
      </w:r>
      <w:r>
        <w:rPr>
          <w:rFonts w:ascii="宋体" w:hAnsi="宋体" w:hint="eastAsia"/>
          <w:sz w:val="28"/>
        </w:rPr>
        <w:t>年</w:t>
      </w:r>
      <w:r>
        <w:rPr>
          <w:rFonts w:ascii="宋体" w:hAnsi="宋体" w:hint="eastAsia"/>
          <w:sz w:val="28"/>
        </w:rPr>
        <w:t>12</w:t>
      </w:r>
      <w:r>
        <w:rPr>
          <w:rFonts w:ascii="宋体" w:hAnsi="宋体" w:hint="eastAsia"/>
          <w:sz w:val="28"/>
        </w:rPr>
        <w:t>月</w:t>
      </w:r>
      <w:r>
        <w:rPr>
          <w:rFonts w:ascii="宋体" w:hAnsi="宋体" w:hint="eastAsia"/>
          <w:sz w:val="28"/>
        </w:rPr>
        <w:t>30</w:t>
      </w:r>
      <w:r>
        <w:rPr>
          <w:rFonts w:ascii="宋体" w:hAnsi="宋体" w:hint="eastAsia"/>
          <w:sz w:val="28"/>
        </w:rPr>
        <w:t>日</w:t>
      </w:r>
    </w:p>
    <w:p w14:paraId="2E3C90E5" w14:textId="77777777" w:rsidR="00992466" w:rsidRDefault="00992466">
      <w:pPr>
        <w:rPr>
          <w:rFonts w:ascii="宋体" w:hAnsi="宋体"/>
          <w:sz w:val="28"/>
        </w:rPr>
      </w:pPr>
    </w:p>
    <w:p w14:paraId="08168C28" w14:textId="77777777" w:rsidR="00992466" w:rsidRDefault="00992466">
      <w:pPr>
        <w:rPr>
          <w:rFonts w:ascii="宋体" w:hAnsi="宋体"/>
          <w:sz w:val="28"/>
        </w:rPr>
      </w:pPr>
    </w:p>
    <w:p w14:paraId="63185352" w14:textId="77777777" w:rsidR="00992466" w:rsidRDefault="00847D9D">
      <w:pPr>
        <w:spacing w:line="500" w:lineRule="exact"/>
        <w:jc w:val="center"/>
        <w:rPr>
          <w:rFonts w:ascii="宋体" w:hAnsi="宋体"/>
        </w:rPr>
      </w:pPr>
      <w:r>
        <w:rPr>
          <w:rFonts w:ascii="宋体" w:hAnsi="宋体" w:hint="eastAsia"/>
        </w:rPr>
        <w:t>（本表一式三份，学生、指导教师、学院各一份）</w:t>
      </w:r>
    </w:p>
    <w:p w14:paraId="03BBADC1" w14:textId="77777777" w:rsidR="00992466" w:rsidRDefault="00992466">
      <w:pPr>
        <w:spacing w:line="500" w:lineRule="exact"/>
        <w:jc w:val="center"/>
        <w:rPr>
          <w:rFonts w:ascii="宋体" w:hAnsi="宋体"/>
        </w:rPr>
      </w:pPr>
    </w:p>
    <w:tbl>
      <w:tblPr>
        <w:tblW w:w="8603"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3"/>
      </w:tblGrid>
      <w:tr w:rsidR="00992466" w14:paraId="27DC1168" w14:textId="77777777">
        <w:tc>
          <w:tcPr>
            <w:tcW w:w="8603" w:type="dxa"/>
          </w:tcPr>
          <w:p w14:paraId="4551B659" w14:textId="77777777" w:rsidR="00992466" w:rsidRDefault="00847D9D">
            <w:pPr>
              <w:spacing w:line="500" w:lineRule="exact"/>
              <w:rPr>
                <w:rFonts w:ascii="宋体" w:hAnsi="宋体"/>
                <w:sz w:val="24"/>
              </w:rPr>
            </w:pPr>
            <w:commentRangeStart w:id="0"/>
            <w:r>
              <w:rPr>
                <w:rFonts w:ascii="宋体" w:hAnsi="宋体" w:hint="eastAsia"/>
                <w:sz w:val="24"/>
              </w:rPr>
              <w:lastRenderedPageBreak/>
              <w:t>一、论文名称及项目来源</w:t>
            </w:r>
          </w:p>
          <w:p w14:paraId="48960CD9" w14:textId="77777777" w:rsidR="00992466" w:rsidRDefault="00847D9D">
            <w:pPr>
              <w:spacing w:line="500" w:lineRule="exact"/>
              <w:rPr>
                <w:rFonts w:ascii="宋体" w:hAnsi="宋体"/>
                <w:sz w:val="24"/>
              </w:rPr>
            </w:pPr>
            <w:r>
              <w:rPr>
                <w:rFonts w:ascii="宋体" w:hAnsi="宋体" w:cs="宋体" w:hint="eastAsia"/>
                <w:sz w:val="24"/>
              </w:rPr>
              <w:t>论文题目：</w:t>
            </w:r>
            <w:r>
              <w:rPr>
                <w:rFonts w:ascii="宋体" w:hAnsi="宋体" w:hint="eastAsia"/>
                <w:sz w:val="24"/>
              </w:rPr>
              <w:t>不同在线社交线索下的社会科学数据复用行为特征研究</w:t>
            </w:r>
          </w:p>
          <w:p w14:paraId="0D0DB6B6" w14:textId="77777777" w:rsidR="00992466" w:rsidRDefault="00847D9D">
            <w:pPr>
              <w:spacing w:line="500" w:lineRule="exact"/>
              <w:rPr>
                <w:rFonts w:ascii="宋体" w:hAnsi="宋体"/>
                <w:sz w:val="24"/>
              </w:rPr>
            </w:pPr>
            <w:r>
              <w:rPr>
                <w:rFonts w:ascii="宋体" w:hAnsi="宋体" w:hint="eastAsia"/>
                <w:sz w:val="24"/>
              </w:rPr>
              <w:t>项目来源：自</w:t>
            </w:r>
            <w:proofErr w:type="gramStart"/>
            <w:r>
              <w:rPr>
                <w:rFonts w:ascii="宋体" w:hAnsi="宋体" w:hint="eastAsia"/>
                <w:sz w:val="24"/>
              </w:rPr>
              <w:t>设科研</w:t>
            </w:r>
            <w:proofErr w:type="gramEnd"/>
            <w:r>
              <w:rPr>
                <w:rFonts w:ascii="宋体" w:hAnsi="宋体" w:hint="eastAsia"/>
                <w:sz w:val="24"/>
              </w:rPr>
              <w:t>项目</w:t>
            </w:r>
            <w:commentRangeEnd w:id="0"/>
            <w:r w:rsidR="00E55A20">
              <w:rPr>
                <w:rStyle w:val="a8"/>
              </w:rPr>
              <w:commentReference w:id="0"/>
            </w:r>
          </w:p>
        </w:tc>
      </w:tr>
      <w:tr w:rsidR="00992466" w14:paraId="5CB62056" w14:textId="77777777">
        <w:trPr>
          <w:trHeight w:val="90"/>
        </w:trPr>
        <w:tc>
          <w:tcPr>
            <w:tcW w:w="8603" w:type="dxa"/>
          </w:tcPr>
          <w:p w14:paraId="6851221C" w14:textId="77777777" w:rsidR="00992466" w:rsidRDefault="00847D9D">
            <w:pPr>
              <w:spacing w:line="500" w:lineRule="exact"/>
              <w:rPr>
                <w:rFonts w:ascii="宋体" w:hAnsi="宋体"/>
                <w:sz w:val="24"/>
              </w:rPr>
            </w:pPr>
            <w:r>
              <w:rPr>
                <w:rFonts w:ascii="宋体" w:hAnsi="宋体" w:hint="eastAsia"/>
                <w:sz w:val="24"/>
              </w:rPr>
              <w:t>二、研究目的和意义</w:t>
            </w:r>
          </w:p>
          <w:p w14:paraId="70A36A2D" w14:textId="77777777" w:rsidR="00992466" w:rsidRDefault="00847D9D">
            <w:pPr>
              <w:spacing w:line="500" w:lineRule="exact"/>
              <w:rPr>
                <w:rFonts w:ascii="宋体" w:hAnsi="宋体"/>
                <w:sz w:val="24"/>
              </w:rPr>
            </w:pPr>
            <w:commentRangeStart w:id="1"/>
            <w:r>
              <w:rPr>
                <w:rFonts w:ascii="宋体" w:hAnsi="宋体" w:hint="eastAsia"/>
                <w:sz w:val="24"/>
              </w:rPr>
              <w:t>1.</w:t>
            </w:r>
            <w:r>
              <w:rPr>
                <w:rFonts w:ascii="宋体" w:hAnsi="宋体" w:hint="eastAsia"/>
                <w:sz w:val="24"/>
              </w:rPr>
              <w:t>研究目的</w:t>
            </w:r>
            <w:del w:id="2" w:author="雅凡 相" w:date="2024-12-31T09:13:00Z">
              <w:r w:rsidDel="00C92619">
                <w:rPr>
                  <w:rFonts w:ascii="宋体" w:hAnsi="宋体" w:hint="eastAsia"/>
                  <w:sz w:val="24"/>
                </w:rPr>
                <w:delText>：</w:delText>
              </w:r>
            </w:del>
            <w:commentRangeEnd w:id="1"/>
            <w:r w:rsidR="00E55A20">
              <w:rPr>
                <w:rStyle w:val="a8"/>
              </w:rPr>
              <w:commentReference w:id="1"/>
            </w:r>
          </w:p>
          <w:p w14:paraId="69BBF661" w14:textId="77777777" w:rsidR="00992466" w:rsidRDefault="00847D9D">
            <w:pPr>
              <w:spacing w:line="500" w:lineRule="exact"/>
              <w:rPr>
                <w:rFonts w:ascii="宋体" w:hAnsi="宋体"/>
                <w:sz w:val="24"/>
              </w:rPr>
            </w:pPr>
            <w:r>
              <w:rPr>
                <w:rFonts w:hint="eastAsia"/>
                <w:sz w:val="24"/>
              </w:rPr>
              <w:t>（</w:t>
            </w:r>
            <w:r>
              <w:rPr>
                <w:sz w:val="24"/>
              </w:rPr>
              <w:t>1</w:t>
            </w:r>
            <w:r>
              <w:rPr>
                <w:rFonts w:hint="eastAsia"/>
                <w:sz w:val="24"/>
              </w:rPr>
              <w:t>）理论探讨与实证研究结合</w:t>
            </w:r>
          </w:p>
          <w:p w14:paraId="0A93AC60" w14:textId="0CE94C1E" w:rsidR="00992466" w:rsidRDefault="00847D9D">
            <w:pPr>
              <w:spacing w:line="500" w:lineRule="exact"/>
              <w:ind w:firstLineChars="200" w:firstLine="480"/>
              <w:rPr>
                <w:rFonts w:ascii="宋体" w:hAnsi="宋体"/>
                <w:sz w:val="24"/>
              </w:rPr>
            </w:pPr>
            <w:r>
              <w:rPr>
                <w:rFonts w:ascii="宋体" w:hAnsi="宋体" w:hint="eastAsia"/>
                <w:sz w:val="24"/>
              </w:rPr>
              <w:t>本研究旨在通过理论探讨与实证研究相结合，深入分析社交线索在社会科学数据复用中的作用。随着大数据时代的到来，科学数据的开放共享已成为全球科研界的共识。然而，</w:t>
            </w:r>
            <w:ins w:id="3" w:author="雅凡 相" w:date="2024-12-31T09:08:00Z">
              <w:r w:rsidR="00653D6F" w:rsidRPr="00653D6F">
                <w:rPr>
                  <w:rFonts w:ascii="宋体" w:hAnsi="宋体" w:hint="eastAsia"/>
                  <w:sz w:val="24"/>
                </w:rPr>
                <w:t>由于社会科学数据收集方法灵活、主观性强、时间跨度大、类型复杂多样等特点，</w:t>
              </w:r>
            </w:ins>
            <w:r>
              <w:rPr>
                <w:rFonts w:ascii="宋体" w:hAnsi="宋体" w:hint="eastAsia"/>
                <w:sz w:val="24"/>
              </w:rPr>
              <w:t>社会科学领域的数据复用现状并不理想，许多科研人员对数据复用的态度和行为仍存在障碍。因此，研究不同在线社交线索（</w:t>
            </w:r>
            <w:proofErr w:type="gramStart"/>
            <w:r>
              <w:rPr>
                <w:rFonts w:ascii="宋体" w:hAnsi="宋体" w:hint="eastAsia"/>
                <w:sz w:val="24"/>
              </w:rPr>
              <w:t>如</w:t>
            </w:r>
            <w:ins w:id="4" w:author="雅凡 相" w:date="2024-12-31T09:09:00Z">
              <w:r w:rsidR="00653D6F">
                <w:rPr>
                  <w:rFonts w:ascii="宋体" w:hAnsi="宋体" w:hint="eastAsia"/>
                  <w:sz w:val="24"/>
                </w:rPr>
                <w:t>印象型</w:t>
              </w:r>
              <w:proofErr w:type="gramEnd"/>
              <w:r w:rsidR="00653D6F">
                <w:rPr>
                  <w:rFonts w:ascii="宋体" w:hAnsi="宋体" w:hint="eastAsia"/>
                  <w:sz w:val="24"/>
                </w:rPr>
                <w:t>数据线索、交互型</w:t>
              </w:r>
            </w:ins>
            <w:ins w:id="5" w:author="雅凡 相" w:date="2024-12-31T09:10:00Z">
              <w:r w:rsidR="00653D6F">
                <w:rPr>
                  <w:rFonts w:ascii="宋体" w:hAnsi="宋体" w:hint="eastAsia"/>
                  <w:sz w:val="24"/>
                </w:rPr>
                <w:t>数据线索、印象</w:t>
              </w:r>
              <w:proofErr w:type="gramStart"/>
              <w:r w:rsidR="00653D6F">
                <w:rPr>
                  <w:rFonts w:ascii="宋体" w:hAnsi="宋体" w:hint="eastAsia"/>
                  <w:sz w:val="24"/>
                </w:rPr>
                <w:t>型发布</w:t>
              </w:r>
              <w:proofErr w:type="gramEnd"/>
              <w:r w:rsidR="00653D6F">
                <w:rPr>
                  <w:rFonts w:ascii="宋体" w:hAnsi="宋体" w:hint="eastAsia"/>
                  <w:sz w:val="24"/>
                </w:rPr>
                <w:t>者线索</w:t>
              </w:r>
            </w:ins>
            <w:del w:id="6" w:author="雅凡 相" w:date="2024-12-31T09:10:00Z">
              <w:r w:rsidDel="00653D6F">
                <w:rPr>
                  <w:rFonts w:ascii="宋体" w:hAnsi="宋体" w:hint="eastAsia"/>
                  <w:sz w:val="24"/>
                </w:rPr>
                <w:delText>社交媒体平台、在线社区</w:delText>
              </w:r>
            </w:del>
            <w:r>
              <w:rPr>
                <w:rFonts w:ascii="宋体" w:hAnsi="宋体" w:hint="eastAsia"/>
                <w:sz w:val="24"/>
              </w:rPr>
              <w:t>等）对社会科学数据复用行为的影响，不仅有助于理解</w:t>
            </w:r>
            <w:ins w:id="7" w:author="雅凡 相" w:date="2024-12-31T09:10:00Z">
              <w:r w:rsidR="00653D6F">
                <w:rPr>
                  <w:rFonts w:ascii="宋体" w:hAnsi="宋体" w:hint="eastAsia"/>
                  <w:sz w:val="24"/>
                </w:rPr>
                <w:t>在线社交线索在辅助科研信息行为</w:t>
              </w:r>
            </w:ins>
            <w:del w:id="8" w:author="雅凡 相" w:date="2024-12-31T09:11:00Z">
              <w:r w:rsidDel="00653D6F">
                <w:rPr>
                  <w:rFonts w:ascii="宋体" w:hAnsi="宋体" w:hint="eastAsia"/>
                  <w:sz w:val="24"/>
                </w:rPr>
                <w:delText>社交媒体在数据复用</w:delText>
              </w:r>
            </w:del>
            <w:r>
              <w:rPr>
                <w:rFonts w:ascii="宋体" w:hAnsi="宋体" w:hint="eastAsia"/>
                <w:sz w:val="24"/>
              </w:rPr>
              <w:t>中的潜在价值，还</w:t>
            </w:r>
            <w:r>
              <w:rPr>
                <w:rFonts w:ascii="宋体" w:hAnsi="宋体" w:hint="eastAsia"/>
                <w:sz w:val="24"/>
              </w:rPr>
              <w:t>能</w:t>
            </w:r>
            <w:ins w:id="9" w:author="雅凡 相" w:date="2024-12-31T09:11:00Z">
              <w:r w:rsidR="00653D6F" w:rsidRPr="00653D6F">
                <w:rPr>
                  <w:rFonts w:ascii="宋体" w:hAnsi="宋体" w:hint="eastAsia"/>
                  <w:sz w:val="24"/>
                </w:rPr>
                <w:t>为社会科学数据共享平台的功能设计提供参考，</w:t>
              </w:r>
            </w:ins>
            <w:del w:id="10" w:author="雅凡 相" w:date="2024-12-31T09:11:00Z">
              <w:r w:rsidDel="00653D6F">
                <w:rPr>
                  <w:rFonts w:ascii="宋体" w:hAnsi="宋体" w:hint="eastAsia"/>
                  <w:sz w:val="24"/>
                </w:rPr>
                <w:delText>为政策制定者、科研机构和图书情报机构提供实用的建议，</w:delText>
              </w:r>
            </w:del>
            <w:r>
              <w:rPr>
                <w:rFonts w:ascii="宋体" w:hAnsi="宋体" w:hint="eastAsia"/>
                <w:sz w:val="24"/>
              </w:rPr>
              <w:t>促进科学数据的有效利用。</w:t>
            </w:r>
          </w:p>
          <w:p w14:paraId="65E9BF19" w14:textId="77777777" w:rsidR="00992466" w:rsidRDefault="00847D9D">
            <w:pPr>
              <w:spacing w:line="500" w:lineRule="exact"/>
              <w:rPr>
                <w:rFonts w:ascii="宋体" w:hAnsi="宋体"/>
                <w:sz w:val="24"/>
              </w:rPr>
            </w:pPr>
            <w:r>
              <w:rPr>
                <w:rFonts w:hint="eastAsia"/>
                <w:sz w:val="24"/>
              </w:rPr>
              <w:t>（</w:t>
            </w:r>
            <w:r>
              <w:rPr>
                <w:sz w:val="24"/>
              </w:rPr>
              <w:t>2</w:t>
            </w:r>
            <w:r>
              <w:rPr>
                <w:rFonts w:hint="eastAsia"/>
                <w:sz w:val="24"/>
              </w:rPr>
              <w:t>）数据复用行为的特征</w:t>
            </w:r>
            <w:r>
              <w:rPr>
                <w:rFonts w:hint="eastAsia"/>
                <w:sz w:val="24"/>
              </w:rPr>
              <w:t>与影响因素</w:t>
            </w:r>
            <w:r>
              <w:rPr>
                <w:rFonts w:hint="eastAsia"/>
                <w:sz w:val="24"/>
              </w:rPr>
              <w:t>分析</w:t>
            </w:r>
          </w:p>
          <w:p w14:paraId="7F91CBCA" w14:textId="37F05C84" w:rsidR="00992466" w:rsidRDefault="00847D9D">
            <w:pPr>
              <w:spacing w:line="500" w:lineRule="exact"/>
              <w:ind w:firstLineChars="200" w:firstLine="480"/>
              <w:rPr>
                <w:rFonts w:ascii="宋体" w:hAnsi="宋体"/>
                <w:sz w:val="24"/>
              </w:rPr>
            </w:pPr>
            <w:r>
              <w:rPr>
                <w:rFonts w:ascii="宋体" w:hAnsi="宋体" w:hint="eastAsia"/>
                <w:sz w:val="24"/>
              </w:rPr>
              <w:t>本研究将通过实证研究，分析社会科学领域科研人员在不同社交线索下的数据复用行为特征。这包括对数据复用的</w:t>
            </w:r>
            <w:ins w:id="11" w:author="雅凡 相" w:date="2024-12-31T09:13:00Z">
              <w:r w:rsidR="00C92619">
                <w:rPr>
                  <w:rFonts w:ascii="宋体" w:hAnsi="宋体" w:hint="eastAsia"/>
                  <w:sz w:val="24"/>
                </w:rPr>
                <w:t>查询、浏览、复用</w:t>
              </w:r>
            </w:ins>
            <w:del w:id="12" w:author="雅凡 相" w:date="2024-12-31T09:13:00Z">
              <w:r w:rsidDel="00C92619">
                <w:rPr>
                  <w:rFonts w:ascii="宋体" w:hAnsi="宋体" w:hint="eastAsia"/>
                  <w:sz w:val="24"/>
                </w:rPr>
                <w:delText>频率、类型、来源及其评估标准</w:delText>
              </w:r>
            </w:del>
            <w:r>
              <w:rPr>
                <w:rFonts w:ascii="宋体" w:hAnsi="宋体" w:hint="eastAsia"/>
                <w:sz w:val="24"/>
              </w:rPr>
              <w:t>等进行深入分析。通过对数据复用行为的特征进行系统梳理，可以为理解社会科学领域科研人员的数据使用习惯和偏好提供重要依据。此外，研究还将探讨社交线索如何影响科研人员对数据的信任度、可用性评估及其对数据复用的意愿，从而揭示数据复用行为的内在逻辑和外部影响因素。</w:t>
            </w:r>
          </w:p>
          <w:p w14:paraId="14797F4D" w14:textId="77777777" w:rsidR="00992466" w:rsidRDefault="00847D9D">
            <w:pPr>
              <w:spacing w:line="500" w:lineRule="exact"/>
              <w:rPr>
                <w:rFonts w:ascii="宋体" w:hAnsi="宋体"/>
                <w:sz w:val="24"/>
              </w:rPr>
            </w:pPr>
            <w:r>
              <w:rPr>
                <w:rFonts w:hint="eastAsia"/>
                <w:sz w:val="24"/>
              </w:rPr>
              <w:t>（</w:t>
            </w:r>
            <w:r>
              <w:rPr>
                <w:sz w:val="24"/>
              </w:rPr>
              <w:t>3</w:t>
            </w:r>
            <w:r>
              <w:rPr>
                <w:rFonts w:hint="eastAsia"/>
                <w:sz w:val="24"/>
              </w:rPr>
              <w:t>）政</w:t>
            </w:r>
            <w:r>
              <w:rPr>
                <w:rFonts w:hint="eastAsia"/>
                <w:sz w:val="24"/>
              </w:rPr>
              <w:t>策建议与实践指导</w:t>
            </w:r>
          </w:p>
          <w:p w14:paraId="36034D44" w14:textId="36795729" w:rsidR="00992466" w:rsidRDefault="00847D9D">
            <w:pPr>
              <w:spacing w:line="500" w:lineRule="exact"/>
              <w:ind w:firstLineChars="200" w:firstLine="480"/>
              <w:rPr>
                <w:rFonts w:ascii="宋体" w:hAnsi="宋体"/>
                <w:sz w:val="24"/>
              </w:rPr>
            </w:pPr>
            <w:r>
              <w:rPr>
                <w:rFonts w:ascii="宋体" w:hAnsi="宋体"/>
                <w:sz w:val="24"/>
              </w:rPr>
              <w:t>本研究的最终目标是为社会科学领域的数据复用提供政策建议和实践指导。通过分析社交线索对数据复用行为的影响，可以为</w:t>
            </w:r>
            <w:del w:id="13" w:author="雅凡 相" w:date="2024-12-31T09:23:00Z">
              <w:r w:rsidDel="00E55A20">
                <w:rPr>
                  <w:rFonts w:ascii="宋体" w:hAnsi="宋体"/>
                  <w:sz w:val="24"/>
                </w:rPr>
                <w:delText>科研机构和</w:delText>
              </w:r>
            </w:del>
            <w:r>
              <w:rPr>
                <w:rFonts w:ascii="宋体" w:hAnsi="宋体"/>
                <w:sz w:val="24"/>
              </w:rPr>
              <w:t>政策制定者提供有针对性的建议，帮助他们制定促进数据共享与复用的政策。此外，研究还将为图</w:t>
            </w:r>
            <w:r>
              <w:rPr>
                <w:rFonts w:ascii="宋体" w:hAnsi="宋体"/>
                <w:sz w:val="24"/>
              </w:rPr>
              <w:lastRenderedPageBreak/>
              <w:t>书情报机构提供参考，帮助其改进数据管理和服务，提升科研人员的数据复用能力。通过推动科学数据的开放共享，本研究旨在促进科研人员之间的合作与交流，提升社会科学领域的数据共享水平。</w:t>
            </w:r>
          </w:p>
          <w:p w14:paraId="3AAC34C7" w14:textId="77777777" w:rsidR="00992466" w:rsidRDefault="00847D9D">
            <w:pPr>
              <w:spacing w:line="500" w:lineRule="exact"/>
              <w:rPr>
                <w:rFonts w:ascii="宋体" w:hAnsi="宋体"/>
                <w:sz w:val="24"/>
              </w:rPr>
            </w:pPr>
            <w:r>
              <w:rPr>
                <w:rFonts w:ascii="宋体" w:hAnsi="宋体" w:hint="eastAsia"/>
                <w:sz w:val="24"/>
              </w:rPr>
              <w:t>2.</w:t>
            </w:r>
            <w:r>
              <w:rPr>
                <w:rFonts w:ascii="宋体" w:hAnsi="宋体" w:hint="eastAsia"/>
                <w:sz w:val="24"/>
              </w:rPr>
              <w:t>研究意义</w:t>
            </w:r>
            <w:del w:id="14" w:author="雅凡 相" w:date="2024-12-31T09:28:00Z">
              <w:r w:rsidDel="00E55A20">
                <w:rPr>
                  <w:rFonts w:ascii="宋体" w:hAnsi="宋体" w:hint="eastAsia"/>
                  <w:sz w:val="24"/>
                </w:rPr>
                <w:delText>：</w:delText>
              </w:r>
            </w:del>
          </w:p>
          <w:p w14:paraId="145AA415" w14:textId="77777777" w:rsidR="00992466" w:rsidRDefault="00847D9D">
            <w:pPr>
              <w:spacing w:line="500" w:lineRule="exact"/>
              <w:rPr>
                <w:rFonts w:ascii="宋体" w:hAnsi="宋体"/>
                <w:sz w:val="24"/>
              </w:rPr>
            </w:pPr>
            <w:r>
              <w:rPr>
                <w:rFonts w:ascii="宋体" w:hAnsi="宋体" w:hint="eastAsia"/>
                <w:sz w:val="24"/>
              </w:rPr>
              <w:t>（</w:t>
            </w:r>
            <w:r>
              <w:rPr>
                <w:rFonts w:hint="eastAsia"/>
                <w:sz w:val="24"/>
              </w:rPr>
              <w:t>1</w:t>
            </w:r>
            <w:r>
              <w:rPr>
                <w:rFonts w:ascii="宋体" w:hAnsi="宋体" w:hint="eastAsia"/>
                <w:sz w:val="24"/>
              </w:rPr>
              <w:t>）</w:t>
            </w:r>
            <w:r>
              <w:rPr>
                <w:rFonts w:ascii="宋体" w:hAnsi="宋体"/>
                <w:sz w:val="24"/>
              </w:rPr>
              <w:t>理论意义</w:t>
            </w:r>
          </w:p>
          <w:p w14:paraId="3E782EA2" w14:textId="0782A49E" w:rsidR="00C92619" w:rsidRDefault="00E55A20" w:rsidP="00C92619">
            <w:pPr>
              <w:spacing w:line="500" w:lineRule="exact"/>
              <w:ind w:firstLineChars="200" w:firstLine="480"/>
              <w:rPr>
                <w:ins w:id="15" w:author="雅凡 相" w:date="2024-12-31T09:21:00Z"/>
                <w:rFonts w:ascii="宋体" w:hAnsi="宋体"/>
                <w:sz w:val="24"/>
              </w:rPr>
            </w:pPr>
            <w:ins w:id="16" w:author="雅凡 相" w:date="2024-12-31T09:27:00Z">
              <w:r>
                <w:rPr>
                  <w:rFonts w:ascii="宋体" w:hAnsi="宋体" w:hint="eastAsia"/>
                  <w:sz w:val="24"/>
                </w:rPr>
                <w:t>首先，</w:t>
              </w:r>
            </w:ins>
            <w:r w:rsidR="00847D9D">
              <w:rPr>
                <w:rFonts w:ascii="宋体" w:hAnsi="宋体"/>
                <w:sz w:val="24"/>
              </w:rPr>
              <w:t>社会科学数据复用是一个跨学科的研究领域，涉及信息科学、管理学、社会学等多个学科。通过</w:t>
            </w:r>
            <w:ins w:id="17" w:author="雅凡 相" w:date="2024-12-31T09:19:00Z">
              <w:r w:rsidR="00C92619" w:rsidRPr="00C92619">
                <w:rPr>
                  <w:rFonts w:ascii="宋体" w:hAnsi="宋体" w:hint="eastAsia"/>
                  <w:sz w:val="24"/>
                </w:rPr>
                <w:t>将社交线索引入科研过程，从消费行为扩展到信息行为，并深入挖掘交互型在线社交线索</w:t>
              </w:r>
              <w:r w:rsidR="00C92619">
                <w:rPr>
                  <w:rFonts w:ascii="宋体" w:hAnsi="宋体" w:hint="eastAsia"/>
                  <w:sz w:val="24"/>
                </w:rPr>
                <w:t>，</w:t>
              </w:r>
            </w:ins>
            <w:r w:rsidR="00847D9D">
              <w:rPr>
                <w:rFonts w:ascii="宋体" w:hAnsi="宋体"/>
                <w:sz w:val="24"/>
              </w:rPr>
              <w:t>探讨在线社交线索对数据复用行为的影响，有助于丰富社会科学数据复用的理论体系，</w:t>
            </w:r>
            <w:del w:id="18" w:author="雅凡 相" w:date="2024-12-31T09:20:00Z">
              <w:r w:rsidR="00847D9D" w:rsidDel="00C92619">
                <w:rPr>
                  <w:rFonts w:ascii="宋体" w:hAnsi="宋体"/>
                  <w:sz w:val="24"/>
                </w:rPr>
                <w:delText>特别是在社交媒体和在线社交网络日益普及的背景下，对数据复用行为的影响机制进行系统的理论探讨，</w:delText>
              </w:r>
            </w:del>
            <w:r w:rsidR="00847D9D">
              <w:rPr>
                <w:rFonts w:ascii="宋体" w:hAnsi="宋体"/>
                <w:sz w:val="24"/>
              </w:rPr>
              <w:t>为后续研究提供理论基础和研究方向。</w:t>
            </w:r>
          </w:p>
          <w:p w14:paraId="27670492" w14:textId="6087044B" w:rsidR="00992466" w:rsidRDefault="00847D9D" w:rsidP="00C92619">
            <w:pPr>
              <w:spacing w:line="500" w:lineRule="exact"/>
              <w:ind w:firstLineChars="200" w:firstLine="480"/>
              <w:rPr>
                <w:rFonts w:ascii="宋体" w:hAnsi="宋体"/>
                <w:sz w:val="24"/>
              </w:rPr>
            </w:pPr>
            <w:r>
              <w:rPr>
                <w:rFonts w:ascii="宋体" w:hAnsi="宋体" w:hint="eastAsia"/>
                <w:sz w:val="24"/>
              </w:rPr>
              <w:t>并</w:t>
            </w:r>
            <w:r>
              <w:rPr>
                <w:rFonts w:ascii="宋体" w:hAnsi="宋体" w:hint="eastAsia"/>
                <w:sz w:val="24"/>
              </w:rPr>
              <w:t>且</w:t>
            </w:r>
            <w:ins w:id="19" w:author="雅凡 相" w:date="2024-12-31T09:21:00Z">
              <w:r w:rsidR="00C92619">
                <w:rPr>
                  <w:rFonts w:ascii="宋体" w:hAnsi="宋体" w:hint="eastAsia"/>
                  <w:sz w:val="24"/>
                </w:rPr>
                <w:t>，</w:t>
              </w:r>
              <w:r w:rsidR="00C92619" w:rsidRPr="00C92619">
                <w:rPr>
                  <w:rFonts w:ascii="宋体" w:hAnsi="宋体" w:hint="eastAsia"/>
                  <w:sz w:val="24"/>
                </w:rPr>
                <w:t>本选题聚焦于社会科学数据复用行为，尝试剖析数据复用过程及用户行为特征，并对可能影响用户科学数据复用的潜在平台因素进行</w:t>
              </w:r>
              <w:r w:rsidR="00C92619">
                <w:rPr>
                  <w:rFonts w:ascii="宋体" w:hAnsi="宋体" w:hint="eastAsia"/>
                  <w:sz w:val="24"/>
                </w:rPr>
                <w:t>挖掘</w:t>
              </w:r>
              <w:r w:rsidR="00C92619" w:rsidRPr="00C92619">
                <w:rPr>
                  <w:rFonts w:ascii="宋体" w:hAnsi="宋体" w:hint="eastAsia"/>
                  <w:sz w:val="24"/>
                </w:rPr>
                <w:t>。研究结论可以丰富该领域现有的研究体系，为未来交叉领域研究提供参考。</w:t>
              </w:r>
            </w:ins>
            <w:del w:id="20" w:author="雅凡 相" w:date="2024-12-31T09:20:00Z">
              <w:r w:rsidDel="00C92619">
                <w:rPr>
                  <w:rFonts w:ascii="宋体" w:hAnsi="宋体"/>
                  <w:sz w:val="24"/>
                </w:rPr>
                <w:delText>随着社交媒体的快速发展，其在科研活动中的作用日益凸显。本研究将揭示社交媒体在科研人员数据复用过程中的具体作用和影响机制，为理解社交媒体如何塑造科研人员的学术交流和合作模式提供新的视角，这对于理解社交媒体在当代科研生态中的角</w:delText>
              </w:r>
              <w:r w:rsidDel="00C92619">
                <w:rPr>
                  <w:rFonts w:ascii="宋体" w:hAnsi="宋体"/>
                  <w:sz w:val="24"/>
                </w:rPr>
                <w:delText>色具有重要意义。</w:delText>
              </w:r>
            </w:del>
          </w:p>
          <w:p w14:paraId="5BF89B27" w14:textId="36BC9CFE" w:rsidR="00992466" w:rsidRDefault="00847D9D">
            <w:pPr>
              <w:spacing w:line="500" w:lineRule="exact"/>
              <w:ind w:firstLineChars="200" w:firstLine="480"/>
              <w:rPr>
                <w:rFonts w:ascii="宋体" w:hAnsi="宋体" w:hint="eastAsia"/>
                <w:sz w:val="24"/>
              </w:rPr>
            </w:pPr>
            <w:del w:id="21" w:author="雅凡 相" w:date="2024-12-31T09:22:00Z">
              <w:r w:rsidDel="00C92619">
                <w:rPr>
                  <w:rFonts w:ascii="宋体" w:hAnsi="宋体"/>
                  <w:sz w:val="24"/>
                </w:rPr>
                <w:delText>在数据密集型的科研背景下，社会科学研究正逐渐转向数据驱动的模式。本研究将探讨科研人员如何利用在线社交线索进行数据复用，为数据驱动的社会科学研究提供实证支持，推动社会科学研究方法的创新和发展</w:delText>
              </w:r>
              <w:r w:rsidDel="00C92619">
                <w:rPr>
                  <w:rFonts w:ascii="宋体" w:hAnsi="宋体"/>
                  <w:sz w:val="24"/>
                </w:rPr>
                <w:delText>。</w:delText>
              </w:r>
            </w:del>
          </w:p>
          <w:p w14:paraId="5BC7ABA0" w14:textId="77777777" w:rsidR="00992466" w:rsidRDefault="00847D9D">
            <w:pPr>
              <w:spacing w:line="500" w:lineRule="exact"/>
              <w:rPr>
                <w:rFonts w:ascii="宋体" w:hAnsi="宋体"/>
                <w:sz w:val="24"/>
              </w:rPr>
            </w:pPr>
            <w:r>
              <w:rPr>
                <w:rFonts w:hint="eastAsia"/>
                <w:sz w:val="24"/>
              </w:rPr>
              <w:t>（</w:t>
            </w:r>
            <w:r>
              <w:rPr>
                <w:sz w:val="24"/>
              </w:rPr>
              <w:t>2</w:t>
            </w:r>
            <w:r>
              <w:rPr>
                <w:rFonts w:hint="eastAsia"/>
                <w:sz w:val="24"/>
              </w:rPr>
              <w:t>）</w:t>
            </w:r>
            <w:r>
              <w:rPr>
                <w:rFonts w:ascii="宋体" w:hAnsi="宋体"/>
                <w:sz w:val="24"/>
              </w:rPr>
              <w:t>实践意义</w:t>
            </w:r>
          </w:p>
          <w:p w14:paraId="099A47CA" w14:textId="2CD2A0EB" w:rsidR="00992466" w:rsidRDefault="00E55A20">
            <w:pPr>
              <w:spacing w:line="500" w:lineRule="exact"/>
              <w:ind w:firstLineChars="200" w:firstLine="480"/>
              <w:rPr>
                <w:rFonts w:ascii="宋体" w:hAnsi="宋体"/>
                <w:sz w:val="24"/>
              </w:rPr>
            </w:pPr>
            <w:ins w:id="22" w:author="雅凡 相" w:date="2024-12-31T09:27:00Z">
              <w:r>
                <w:rPr>
                  <w:rFonts w:ascii="宋体" w:hAnsi="宋体" w:hint="eastAsia"/>
                  <w:sz w:val="24"/>
                </w:rPr>
                <w:t>其一，</w:t>
              </w:r>
            </w:ins>
            <w:r w:rsidR="00847D9D">
              <w:rPr>
                <w:rFonts w:ascii="宋体" w:hAnsi="宋体"/>
                <w:sz w:val="24"/>
              </w:rPr>
              <w:t>研究成果能够为</w:t>
            </w:r>
            <w:ins w:id="23" w:author="雅凡 相" w:date="2024-12-31T09:17:00Z">
              <w:r w:rsidR="00C92619">
                <w:rPr>
                  <w:rFonts w:ascii="宋体" w:hAnsi="宋体" w:hint="eastAsia"/>
                  <w:sz w:val="24"/>
                </w:rPr>
                <w:t>科学数据开放平台、</w:t>
              </w:r>
            </w:ins>
            <w:r w:rsidR="00847D9D">
              <w:rPr>
                <w:rFonts w:ascii="宋体" w:hAnsi="宋体"/>
                <w:sz w:val="24"/>
              </w:rPr>
              <w:t>科研机构和图书馆等信息服务机构提供指导，帮助它们更好地理解科研人员的数据复用需求和行为特征，从而优化数据管理和服务策略，提高服务质量，促进科研数据的有效利用和共享。通过分析在线社交线索对数据复用行为的影响，</w:t>
            </w:r>
            <w:r w:rsidR="00847D9D">
              <w:rPr>
                <w:rFonts w:ascii="宋体" w:hAnsi="宋体" w:hint="eastAsia"/>
                <w:sz w:val="24"/>
              </w:rPr>
              <w:t>还</w:t>
            </w:r>
            <w:r w:rsidR="00847D9D">
              <w:rPr>
                <w:rFonts w:ascii="宋体" w:hAnsi="宋体"/>
                <w:sz w:val="24"/>
              </w:rPr>
              <w:t>能够为科研合作提供新的视角，特别是在跨学科、跨领域的科研合作中，</w:t>
            </w:r>
            <w:del w:id="24" w:author="雅凡 相" w:date="2024-12-31T09:17:00Z">
              <w:r w:rsidR="00847D9D" w:rsidDel="00C92619">
                <w:rPr>
                  <w:rFonts w:ascii="宋体" w:hAnsi="宋体" w:hint="eastAsia"/>
                  <w:sz w:val="24"/>
                </w:rPr>
                <w:delText>社交媒体</w:delText>
              </w:r>
            </w:del>
            <w:ins w:id="25" w:author="雅凡 相" w:date="2024-12-31T09:17:00Z">
              <w:r w:rsidR="00C92619">
                <w:rPr>
                  <w:rFonts w:ascii="宋体" w:hAnsi="宋体" w:hint="eastAsia"/>
                  <w:sz w:val="24"/>
                </w:rPr>
                <w:t>社交线索</w:t>
              </w:r>
            </w:ins>
            <w:r w:rsidR="00847D9D">
              <w:rPr>
                <w:rFonts w:ascii="宋体" w:hAnsi="宋体"/>
                <w:sz w:val="24"/>
              </w:rPr>
              <w:t>的作用不容忽视。研究</w:t>
            </w:r>
            <w:r w:rsidR="00847D9D">
              <w:rPr>
                <w:rFonts w:ascii="宋体" w:hAnsi="宋体"/>
                <w:sz w:val="24"/>
              </w:rPr>
              <w:lastRenderedPageBreak/>
              <w:t>成果将有助于</w:t>
            </w:r>
            <w:ins w:id="26" w:author="雅凡 相" w:date="2024-12-31T09:18:00Z">
              <w:r w:rsidR="00C92619" w:rsidRPr="00C92619">
                <w:rPr>
                  <w:rFonts w:ascii="宋体" w:hAnsi="宋体" w:hint="eastAsia"/>
                  <w:sz w:val="24"/>
                </w:rPr>
                <w:t>帮助科研人员快速掌握数据内涵，提升个体的数据复用效率和效果</w:t>
              </w:r>
            </w:ins>
            <w:del w:id="27" w:author="雅凡 相" w:date="2024-12-31T09:18:00Z">
              <w:r w:rsidR="00847D9D" w:rsidDel="00C92619">
                <w:rPr>
                  <w:rFonts w:ascii="宋体" w:hAnsi="宋体"/>
                  <w:sz w:val="24"/>
                </w:rPr>
                <w:delText>科研人员更有效地利用社交媒体进行知识传播和学术交流，加速知识的传播速度，提高科研效率</w:delText>
              </w:r>
            </w:del>
            <w:r w:rsidR="00847D9D">
              <w:rPr>
                <w:rFonts w:ascii="宋体" w:hAnsi="宋体"/>
                <w:sz w:val="24"/>
              </w:rPr>
              <w:t>。</w:t>
            </w:r>
          </w:p>
          <w:p w14:paraId="0DAE6E96" w14:textId="2E46252A" w:rsidR="00992466" w:rsidRDefault="00E55A20">
            <w:pPr>
              <w:spacing w:line="500" w:lineRule="exact"/>
              <w:ind w:firstLineChars="200" w:firstLine="480"/>
              <w:rPr>
                <w:rFonts w:ascii="宋体" w:hAnsi="宋体"/>
                <w:sz w:val="24"/>
              </w:rPr>
            </w:pPr>
            <w:ins w:id="28" w:author="雅凡 相" w:date="2024-12-31T09:27:00Z">
              <w:r>
                <w:rPr>
                  <w:rFonts w:ascii="宋体" w:hAnsi="宋体" w:hint="eastAsia"/>
                  <w:sz w:val="24"/>
                </w:rPr>
                <w:t>其二，</w:t>
              </w:r>
            </w:ins>
            <w:r w:rsidR="00847D9D">
              <w:rPr>
                <w:rFonts w:ascii="宋体" w:hAnsi="宋体"/>
                <w:sz w:val="24"/>
              </w:rPr>
              <w:t>本研究</w:t>
            </w:r>
            <w:r w:rsidR="00847D9D">
              <w:rPr>
                <w:rFonts w:ascii="宋体" w:hAnsi="宋体" w:hint="eastAsia"/>
                <w:sz w:val="24"/>
              </w:rPr>
              <w:t>能</w:t>
            </w:r>
            <w:r w:rsidR="00847D9D">
              <w:rPr>
                <w:rFonts w:ascii="宋体" w:hAnsi="宋体"/>
                <w:sz w:val="24"/>
              </w:rPr>
              <w:t>为科研政策制定者提供决策支持，特别是在制定促进科研数据共享与复用的政策时，能够提供实证依据</w:t>
            </w:r>
            <w:r w:rsidR="00847D9D">
              <w:rPr>
                <w:rFonts w:ascii="宋体" w:hAnsi="宋体"/>
                <w:sz w:val="24"/>
              </w:rPr>
              <w:t>。揭示科研人员在数据复用过程中面临的主要障碍和需求，为政策制定者提供针对性的政策建议，推动科研数据的开放共享和有效利用。随着数据复用在科研活动中的重要性日益增加，科研人员的数据素养成为其科研能力的重要组成部分。本研究将有助于识别科研人员在数据复用过程中的关键能力和需求，为科研人员的数据素养培训提供指导，促进科研人员数据素养的提升。</w:t>
            </w:r>
          </w:p>
        </w:tc>
      </w:tr>
      <w:tr w:rsidR="00992466" w14:paraId="666BF3B6" w14:textId="77777777">
        <w:tc>
          <w:tcPr>
            <w:tcW w:w="8603" w:type="dxa"/>
          </w:tcPr>
          <w:p w14:paraId="4158F640" w14:textId="77777777" w:rsidR="00992466" w:rsidRDefault="00847D9D">
            <w:pPr>
              <w:numPr>
                <w:ilvl w:val="0"/>
                <w:numId w:val="1"/>
              </w:numPr>
              <w:spacing w:line="500" w:lineRule="exact"/>
              <w:rPr>
                <w:rFonts w:ascii="宋体" w:hAnsi="宋体"/>
                <w:sz w:val="24"/>
              </w:rPr>
            </w:pPr>
            <w:r>
              <w:rPr>
                <w:rFonts w:ascii="宋体" w:hAnsi="宋体" w:hint="eastAsia"/>
                <w:sz w:val="24"/>
              </w:rPr>
              <w:lastRenderedPageBreak/>
              <w:t>国内外研究现状和发展趋势</w:t>
            </w:r>
          </w:p>
          <w:p w14:paraId="6C0AABBA" w14:textId="77777777" w:rsidR="00992466" w:rsidRDefault="00847D9D">
            <w:pPr>
              <w:spacing w:line="500" w:lineRule="exact"/>
              <w:ind w:firstLineChars="200" w:firstLine="480"/>
              <w:rPr>
                <w:rFonts w:ascii="宋体" w:hAnsi="宋体"/>
                <w:sz w:val="24"/>
              </w:rPr>
            </w:pPr>
            <w:r>
              <w:rPr>
                <w:rFonts w:ascii="宋体" w:hAnsi="宋体" w:hint="eastAsia"/>
                <w:sz w:val="24"/>
              </w:rPr>
              <w:t>自上世纪</w:t>
            </w:r>
            <w:r>
              <w:rPr>
                <w:rFonts w:ascii="宋体" w:hAnsi="宋体" w:hint="eastAsia"/>
                <w:sz w:val="24"/>
              </w:rPr>
              <w:t>90</w:t>
            </w:r>
            <w:r>
              <w:rPr>
                <w:rFonts w:ascii="宋体" w:hAnsi="宋体" w:hint="eastAsia"/>
                <w:sz w:val="24"/>
              </w:rPr>
              <w:t>年代起，科研数据复用逐渐成为学术界关注的焦点。近年来，随着科学数据管理的发展，数据复用研究日益受到重视，并广泛应用于考古学、生态学、基因学</w:t>
            </w:r>
            <w:r>
              <w:rPr>
                <w:rFonts w:ascii="宋体" w:hAnsi="宋体" w:hint="eastAsia"/>
                <w:sz w:val="24"/>
              </w:rPr>
              <w:t>、工程学、地球科学、博物馆学、健康科学和社会科学等多个领域。这些研究不仅揭示了数据复用在不同学科中的实践模式和影响因素，还为促进数据共享和提高科研效率提供了理论支持和技术手段。</w:t>
            </w:r>
          </w:p>
          <w:p w14:paraId="072DFFF5" w14:textId="77777777" w:rsidR="00992466" w:rsidRDefault="00847D9D">
            <w:pPr>
              <w:numPr>
                <w:ilvl w:val="0"/>
                <w:numId w:val="2"/>
              </w:numPr>
              <w:spacing w:line="500" w:lineRule="exact"/>
              <w:rPr>
                <w:rFonts w:ascii="宋体" w:hAnsi="宋体"/>
                <w:sz w:val="24"/>
              </w:rPr>
            </w:pPr>
            <w:r>
              <w:rPr>
                <w:rFonts w:ascii="宋体" w:hAnsi="宋体" w:hint="eastAsia"/>
                <w:sz w:val="24"/>
              </w:rPr>
              <w:t>国内外研究现状分析</w:t>
            </w:r>
          </w:p>
          <w:p w14:paraId="3456AA90" w14:textId="77777777" w:rsidR="00992466" w:rsidRDefault="00847D9D">
            <w:pPr>
              <w:numPr>
                <w:ilvl w:val="0"/>
                <w:numId w:val="3"/>
              </w:numPr>
              <w:spacing w:line="500" w:lineRule="exact"/>
              <w:rPr>
                <w:sz w:val="24"/>
              </w:rPr>
            </w:pPr>
            <w:r>
              <w:rPr>
                <w:rFonts w:hint="eastAsia"/>
                <w:sz w:val="24"/>
              </w:rPr>
              <w:t>研究方法</w:t>
            </w:r>
          </w:p>
          <w:p w14:paraId="4952EFEE" w14:textId="77777777" w:rsidR="00992466" w:rsidRDefault="00847D9D">
            <w:pPr>
              <w:spacing w:line="500" w:lineRule="exact"/>
              <w:ind w:firstLineChars="200" w:firstLine="480"/>
              <w:rPr>
                <w:rFonts w:ascii="宋体" w:hAnsi="宋体"/>
                <w:sz w:val="24"/>
              </w:rPr>
            </w:pPr>
            <w:r>
              <w:rPr>
                <w:rFonts w:ascii="宋体" w:hAnsi="宋体" w:hint="eastAsia"/>
                <w:sz w:val="24"/>
              </w:rPr>
              <w:t>早期研究多采用定性调研方式，如调查问卷和访谈等，以收集使用者对数据复用的意见。例如，</w:t>
            </w:r>
            <w:proofErr w:type="spellStart"/>
            <w:r>
              <w:rPr>
                <w:rFonts w:ascii="宋体" w:hAnsi="宋体" w:hint="eastAsia"/>
                <w:sz w:val="24"/>
              </w:rPr>
              <w:t>Tenopir</w:t>
            </w:r>
            <w:proofErr w:type="spellEnd"/>
            <w:r>
              <w:rPr>
                <w:rFonts w:ascii="宋体" w:hAnsi="宋体" w:hint="eastAsia"/>
                <w:sz w:val="24"/>
              </w:rPr>
              <w:t>等</w:t>
            </w:r>
            <w:r>
              <w:rPr>
                <w:rFonts w:ascii="宋体" w:hAnsi="宋体"/>
                <w:sz w:val="24"/>
              </w:rPr>
              <w:t>(2020)</w:t>
            </w:r>
            <w:r>
              <w:rPr>
                <w:rFonts w:ascii="宋体" w:hAnsi="宋体" w:hint="eastAsia"/>
                <w:sz w:val="24"/>
              </w:rPr>
              <w:t>通过跨时间段的科学家调查发现，尽管科研人员愿意参与数据共享，但感知到的风险也在上升；较年轻的受访者则更倾向于数据共享和重用。</w:t>
            </w:r>
            <w:r>
              <w:rPr>
                <w:rFonts w:ascii="宋体" w:hAnsi="宋体" w:hint="eastAsia"/>
                <w:sz w:val="24"/>
              </w:rPr>
              <w:t>Federer</w:t>
            </w:r>
            <w:r>
              <w:rPr>
                <w:rFonts w:ascii="宋体" w:hAnsi="宋体" w:hint="eastAsia"/>
                <w:sz w:val="24"/>
              </w:rPr>
              <w:t>等</w:t>
            </w:r>
            <w:r>
              <w:rPr>
                <w:rFonts w:ascii="宋体" w:hAnsi="宋体"/>
                <w:sz w:val="24"/>
              </w:rPr>
              <w:t>(2015)</w:t>
            </w:r>
            <w:r>
              <w:rPr>
                <w:rFonts w:ascii="宋体" w:hAnsi="宋体" w:hint="eastAsia"/>
                <w:sz w:val="24"/>
              </w:rPr>
              <w:t>运用调查问卷的方式探讨了生物医学的数据重</w:t>
            </w:r>
            <w:r>
              <w:rPr>
                <w:rFonts w:ascii="宋体" w:hAnsi="宋体" w:hint="eastAsia"/>
                <w:sz w:val="24"/>
              </w:rPr>
              <w:t>用情况，揭示了不同科研人员认知上的差异。近年来，基于技术接受模型（</w:t>
            </w:r>
            <w:r>
              <w:rPr>
                <w:rFonts w:ascii="宋体" w:hAnsi="宋体" w:hint="eastAsia"/>
                <w:sz w:val="24"/>
              </w:rPr>
              <w:t>TAM</w:t>
            </w:r>
            <w:r>
              <w:rPr>
                <w:rFonts w:ascii="宋体" w:hAnsi="宋体" w:hint="eastAsia"/>
                <w:sz w:val="24"/>
              </w:rPr>
              <w:t>）和计划行为理论（</w:t>
            </w:r>
            <w:r>
              <w:rPr>
                <w:rFonts w:ascii="宋体" w:hAnsi="宋体" w:hint="eastAsia"/>
                <w:sz w:val="24"/>
              </w:rPr>
              <w:t>TPB</w:t>
            </w:r>
            <w:r>
              <w:rPr>
                <w:rFonts w:ascii="宋体" w:hAnsi="宋体" w:hint="eastAsia"/>
                <w:sz w:val="24"/>
              </w:rPr>
              <w:t>）等理论框架的量化研究逐渐增多，</w:t>
            </w:r>
            <w:r>
              <w:rPr>
                <w:rFonts w:ascii="宋体" w:hAnsi="宋体" w:hint="eastAsia"/>
                <w:sz w:val="24"/>
              </w:rPr>
              <w:t>Kim</w:t>
            </w:r>
            <w:r>
              <w:rPr>
                <w:rFonts w:ascii="宋体" w:hAnsi="宋体" w:hint="eastAsia"/>
                <w:sz w:val="24"/>
              </w:rPr>
              <w:t>等</w:t>
            </w:r>
            <w:r>
              <w:rPr>
                <w:rFonts w:ascii="宋体" w:hAnsi="宋体" w:hint="eastAsia"/>
                <w:sz w:val="24"/>
              </w:rPr>
              <w:t>(</w:t>
            </w:r>
            <w:r>
              <w:rPr>
                <w:rFonts w:ascii="宋体" w:hAnsi="宋体"/>
                <w:sz w:val="24"/>
              </w:rPr>
              <w:t>2017</w:t>
            </w:r>
            <w:r>
              <w:rPr>
                <w:rFonts w:ascii="宋体" w:hAnsi="宋体" w:hint="eastAsia"/>
                <w:sz w:val="24"/>
              </w:rPr>
              <w:t xml:space="preserve">) </w:t>
            </w:r>
            <w:r>
              <w:rPr>
                <w:rFonts w:ascii="宋体" w:hAnsi="宋体" w:hint="eastAsia"/>
                <w:sz w:val="24"/>
              </w:rPr>
              <w:t>将</w:t>
            </w:r>
            <w:r>
              <w:rPr>
                <w:rFonts w:ascii="宋体" w:hAnsi="宋体" w:hint="eastAsia"/>
                <w:sz w:val="24"/>
              </w:rPr>
              <w:t>TPB</w:t>
            </w:r>
            <w:r>
              <w:rPr>
                <w:rFonts w:ascii="宋体" w:hAnsi="宋体" w:hint="eastAsia"/>
                <w:sz w:val="24"/>
              </w:rPr>
              <w:t>和制度理论结合，构建了科研人员数据复用意向模型。此外，还有学者利用结构方程建模、引文分析、内容分析等方法来探究数据复用的影响因素及其动态变化。</w:t>
            </w:r>
          </w:p>
          <w:p w14:paraId="09C57547" w14:textId="77777777" w:rsidR="00992466" w:rsidRDefault="00847D9D">
            <w:pPr>
              <w:numPr>
                <w:ilvl w:val="0"/>
                <w:numId w:val="3"/>
              </w:numPr>
              <w:spacing w:line="500" w:lineRule="exact"/>
              <w:rPr>
                <w:sz w:val="24"/>
              </w:rPr>
            </w:pPr>
            <w:r>
              <w:rPr>
                <w:rFonts w:hint="eastAsia"/>
                <w:sz w:val="24"/>
              </w:rPr>
              <w:lastRenderedPageBreak/>
              <w:t>影响因素</w:t>
            </w:r>
          </w:p>
          <w:p w14:paraId="24BB1E9B" w14:textId="77777777" w:rsidR="00992466" w:rsidRDefault="00847D9D">
            <w:pPr>
              <w:spacing w:line="500" w:lineRule="exact"/>
              <w:ind w:firstLineChars="200" w:firstLine="480"/>
              <w:rPr>
                <w:sz w:val="24"/>
              </w:rPr>
            </w:pPr>
            <w:r>
              <w:rPr>
                <w:rFonts w:ascii="宋体" w:hAnsi="宋体" w:hint="eastAsia"/>
                <w:sz w:val="24"/>
              </w:rPr>
              <w:t>研究表明，科研人员背景显著影响他们对数据类型的选择及所在情景的评估。</w:t>
            </w:r>
            <w:proofErr w:type="spellStart"/>
            <w:r>
              <w:rPr>
                <w:rFonts w:ascii="宋体" w:hAnsi="宋体" w:hint="eastAsia"/>
                <w:sz w:val="24"/>
              </w:rPr>
              <w:t>Faniel</w:t>
            </w:r>
            <w:proofErr w:type="spellEnd"/>
            <w:r>
              <w:rPr>
                <w:rFonts w:ascii="宋体" w:hAnsi="宋体" w:hint="eastAsia"/>
                <w:sz w:val="24"/>
              </w:rPr>
              <w:t>等</w:t>
            </w:r>
            <w:r>
              <w:rPr>
                <w:rFonts w:ascii="宋体" w:hAnsi="宋体"/>
                <w:sz w:val="24"/>
              </w:rPr>
              <w:t>(2016)</w:t>
            </w:r>
            <w:r>
              <w:rPr>
                <w:rFonts w:ascii="宋体" w:hAnsi="宋体" w:hint="eastAsia"/>
                <w:sz w:val="24"/>
              </w:rPr>
              <w:t>通过对地震工程领域的调研指出，数据相关性、情景和信任程度是关键</w:t>
            </w:r>
            <w:proofErr w:type="gramStart"/>
            <w:r>
              <w:rPr>
                <w:rFonts w:ascii="宋体" w:hAnsi="宋体" w:hint="eastAsia"/>
                <w:sz w:val="24"/>
              </w:rPr>
              <w:t>考量</w:t>
            </w:r>
            <w:proofErr w:type="gramEnd"/>
            <w:r>
              <w:rPr>
                <w:rFonts w:ascii="宋体" w:hAnsi="宋体" w:hint="eastAsia"/>
                <w:sz w:val="24"/>
              </w:rPr>
              <w:t>因素；</w:t>
            </w:r>
            <w:proofErr w:type="spellStart"/>
            <w:r>
              <w:rPr>
                <w:rFonts w:ascii="宋体" w:hAnsi="宋体" w:hint="eastAsia"/>
                <w:sz w:val="24"/>
              </w:rPr>
              <w:t>Joo</w:t>
            </w:r>
            <w:proofErr w:type="spellEnd"/>
            <w:r>
              <w:rPr>
                <w:rFonts w:ascii="宋体" w:hAnsi="宋体" w:hint="eastAsia"/>
                <w:sz w:val="24"/>
              </w:rPr>
              <w:t>等</w:t>
            </w:r>
            <w:r>
              <w:rPr>
                <w:rFonts w:ascii="宋体" w:hAnsi="宋体"/>
                <w:sz w:val="24"/>
              </w:rPr>
              <w:t xml:space="preserve">(2017) </w:t>
            </w:r>
            <w:r>
              <w:rPr>
                <w:rFonts w:ascii="宋体" w:hAnsi="宋体" w:hint="eastAsia"/>
                <w:sz w:val="24"/>
              </w:rPr>
              <w:t>针对美国健康</w:t>
            </w:r>
            <w:r>
              <w:rPr>
                <w:rFonts w:ascii="宋体" w:hAnsi="宋体" w:hint="eastAsia"/>
                <w:sz w:val="24"/>
              </w:rPr>
              <w:t>科学家的调查显示，学科类型和情景同样影响数据重用决策。此外，定量社会科学学家和考古学家均强调了解数据背景信息的重要性，如咨询相关人员获取更多细节。王雪、杨波等</w:t>
            </w:r>
            <w:r>
              <w:rPr>
                <w:rFonts w:ascii="宋体" w:hAnsi="宋体"/>
                <w:sz w:val="24"/>
              </w:rPr>
              <w:t>(2016)</w:t>
            </w:r>
            <w:r>
              <w:rPr>
                <w:rFonts w:ascii="宋体" w:hAnsi="宋体" w:hint="eastAsia"/>
                <w:sz w:val="24"/>
              </w:rPr>
              <w:t>对中国科学数据复用的学科差异进行了比较，</w:t>
            </w:r>
            <w:proofErr w:type="gramStart"/>
            <w:r>
              <w:rPr>
                <w:rFonts w:ascii="宋体" w:hAnsi="宋体" w:hint="eastAsia"/>
                <w:sz w:val="24"/>
              </w:rPr>
              <w:t>而戚景</w:t>
            </w:r>
            <w:proofErr w:type="gramEnd"/>
            <w:r>
              <w:rPr>
                <w:rFonts w:ascii="宋体" w:hAnsi="宋体" w:hint="eastAsia"/>
                <w:sz w:val="24"/>
              </w:rPr>
              <w:t>琳（</w:t>
            </w:r>
            <w:r>
              <w:rPr>
                <w:rFonts w:ascii="宋体" w:hAnsi="宋体" w:hint="eastAsia"/>
                <w:sz w:val="24"/>
              </w:rPr>
              <w:t>2020</w:t>
            </w:r>
            <w:r>
              <w:rPr>
                <w:rFonts w:ascii="宋体" w:hAnsi="宋体" w:hint="eastAsia"/>
                <w:sz w:val="24"/>
              </w:rPr>
              <w:t>）则聚焦经济学领域，详细编码分析了年龄、性别等因素与数据复用的关系。</w:t>
            </w:r>
          </w:p>
          <w:p w14:paraId="7D3F3437" w14:textId="77777777" w:rsidR="00992466" w:rsidRDefault="00847D9D">
            <w:pPr>
              <w:numPr>
                <w:ilvl w:val="0"/>
                <w:numId w:val="3"/>
              </w:numPr>
              <w:spacing w:line="500" w:lineRule="exact"/>
              <w:rPr>
                <w:sz w:val="24"/>
              </w:rPr>
            </w:pPr>
            <w:r>
              <w:rPr>
                <w:rFonts w:hint="eastAsia"/>
                <w:sz w:val="24"/>
              </w:rPr>
              <w:t>平台和服务</w:t>
            </w:r>
          </w:p>
          <w:p w14:paraId="74BBE0A7" w14:textId="77777777" w:rsidR="00992466" w:rsidRDefault="00847D9D">
            <w:pPr>
              <w:spacing w:line="500" w:lineRule="exact"/>
              <w:ind w:firstLineChars="200" w:firstLine="480"/>
              <w:rPr>
                <w:sz w:val="24"/>
              </w:rPr>
            </w:pPr>
            <w:r>
              <w:rPr>
                <w:rFonts w:ascii="宋体" w:hAnsi="宋体" w:hint="eastAsia"/>
                <w:sz w:val="24"/>
              </w:rPr>
              <w:t>数据平台作为数据复用的重要载体，受到了广泛关注。</w:t>
            </w:r>
            <w:proofErr w:type="spellStart"/>
            <w:r>
              <w:rPr>
                <w:rFonts w:ascii="宋体" w:hAnsi="宋体" w:hint="eastAsia"/>
                <w:sz w:val="24"/>
              </w:rPr>
              <w:t>Bhoi</w:t>
            </w:r>
            <w:proofErr w:type="spellEnd"/>
            <w:r>
              <w:rPr>
                <w:rFonts w:ascii="宋体" w:hAnsi="宋体" w:hint="eastAsia"/>
                <w:sz w:val="24"/>
              </w:rPr>
              <w:t>等（</w:t>
            </w:r>
            <w:r>
              <w:rPr>
                <w:rFonts w:ascii="宋体" w:hAnsi="宋体" w:hint="eastAsia"/>
                <w:sz w:val="24"/>
              </w:rPr>
              <w:t>2018</w:t>
            </w:r>
            <w:r>
              <w:rPr>
                <w:rFonts w:ascii="宋体" w:hAnsi="宋体" w:hint="eastAsia"/>
                <w:sz w:val="24"/>
              </w:rPr>
              <w:t>）以</w:t>
            </w:r>
            <w:r>
              <w:rPr>
                <w:rFonts w:ascii="宋体" w:hAnsi="宋体" w:hint="eastAsia"/>
                <w:sz w:val="24"/>
              </w:rPr>
              <w:t xml:space="preserve">Mendeley </w:t>
            </w:r>
            <w:r>
              <w:rPr>
                <w:rFonts w:ascii="宋体" w:hAnsi="宋体" w:hint="eastAsia"/>
                <w:sz w:val="24"/>
              </w:rPr>
              <w:t>Data</w:t>
            </w:r>
            <w:r>
              <w:rPr>
                <w:rFonts w:ascii="宋体" w:hAnsi="宋体" w:hint="eastAsia"/>
                <w:sz w:val="24"/>
              </w:rPr>
              <w:t>为例，介绍了该平台提供的服务功能；</w:t>
            </w:r>
            <w:proofErr w:type="gramStart"/>
            <w:r>
              <w:rPr>
                <w:rFonts w:ascii="宋体" w:hAnsi="宋体" w:hint="eastAsia"/>
                <w:sz w:val="24"/>
              </w:rPr>
              <w:t>李佳翼等</w:t>
            </w:r>
            <w:proofErr w:type="gramEnd"/>
            <w:r>
              <w:rPr>
                <w:rFonts w:ascii="宋体" w:hAnsi="宋体" w:hint="eastAsia"/>
                <w:sz w:val="24"/>
              </w:rPr>
              <w:t>（</w:t>
            </w:r>
            <w:r>
              <w:rPr>
                <w:rFonts w:ascii="宋体" w:hAnsi="宋体" w:hint="eastAsia"/>
                <w:sz w:val="24"/>
              </w:rPr>
              <w:t>2018</w:t>
            </w:r>
            <w:r>
              <w:rPr>
                <w:rFonts w:ascii="宋体" w:hAnsi="宋体" w:hint="eastAsia"/>
                <w:sz w:val="24"/>
              </w:rPr>
              <w:t>）则注意到</w:t>
            </w:r>
            <w:proofErr w:type="spellStart"/>
            <w:r>
              <w:rPr>
                <w:rFonts w:ascii="宋体" w:hAnsi="宋体" w:hint="eastAsia"/>
                <w:sz w:val="24"/>
              </w:rPr>
              <w:t>Figshare</w:t>
            </w:r>
            <w:proofErr w:type="spellEnd"/>
            <w:r>
              <w:rPr>
                <w:rFonts w:ascii="宋体" w:hAnsi="宋体" w:hint="eastAsia"/>
                <w:sz w:val="24"/>
              </w:rPr>
              <w:t>平台上的数据使用因学科类别而异；</w:t>
            </w:r>
            <w:r>
              <w:rPr>
                <w:rFonts w:ascii="宋体" w:hAnsi="宋体" w:hint="eastAsia"/>
                <w:sz w:val="24"/>
              </w:rPr>
              <w:t>Chourasia</w:t>
            </w:r>
            <w:r>
              <w:rPr>
                <w:rFonts w:ascii="宋体" w:hAnsi="宋体" w:hint="eastAsia"/>
                <w:sz w:val="24"/>
              </w:rPr>
              <w:t>（</w:t>
            </w:r>
            <w:r>
              <w:rPr>
                <w:rFonts w:ascii="宋体" w:hAnsi="宋体" w:hint="eastAsia"/>
                <w:sz w:val="24"/>
              </w:rPr>
              <w:t>2016</w:t>
            </w:r>
            <w:r>
              <w:rPr>
                <w:rFonts w:ascii="宋体" w:hAnsi="宋体" w:hint="eastAsia"/>
                <w:sz w:val="24"/>
              </w:rPr>
              <w:t>）探讨了</w:t>
            </w:r>
            <w:r>
              <w:rPr>
                <w:rFonts w:ascii="宋体" w:hAnsi="宋体" w:hint="eastAsia"/>
                <w:sz w:val="24"/>
              </w:rPr>
              <w:t>Seed Me</w:t>
            </w:r>
            <w:r>
              <w:rPr>
                <w:rFonts w:ascii="宋体" w:hAnsi="宋体" w:hint="eastAsia"/>
                <w:sz w:val="24"/>
              </w:rPr>
              <w:t>平台在元数据、数据访问和共享方面的优势。国内也有不少学者致力于提升本土数据平台的服务能力，如王舒等（</w:t>
            </w:r>
            <w:r>
              <w:rPr>
                <w:rFonts w:ascii="宋体" w:hAnsi="宋体" w:hint="eastAsia"/>
                <w:sz w:val="24"/>
              </w:rPr>
              <w:t>2021</w:t>
            </w:r>
            <w:r>
              <w:rPr>
                <w:rFonts w:ascii="宋体" w:hAnsi="宋体" w:hint="eastAsia"/>
                <w:sz w:val="24"/>
              </w:rPr>
              <w:t>）提出了优化数据仓储出版流程的建议，</w:t>
            </w:r>
            <w:proofErr w:type="gramStart"/>
            <w:r>
              <w:rPr>
                <w:rFonts w:ascii="宋体" w:hAnsi="宋体" w:hint="eastAsia"/>
                <w:sz w:val="24"/>
              </w:rPr>
              <w:t>秦顺等</w:t>
            </w:r>
            <w:proofErr w:type="gramEnd"/>
            <w:r>
              <w:rPr>
                <w:rFonts w:ascii="宋体" w:hAnsi="宋体" w:hint="eastAsia"/>
                <w:sz w:val="24"/>
              </w:rPr>
              <w:t>（</w:t>
            </w:r>
            <w:r>
              <w:rPr>
                <w:rFonts w:ascii="宋体" w:hAnsi="宋体" w:hint="eastAsia"/>
                <w:sz w:val="24"/>
              </w:rPr>
              <w:t>2019</w:t>
            </w:r>
            <w:r>
              <w:rPr>
                <w:rFonts w:ascii="宋体" w:hAnsi="宋体" w:hint="eastAsia"/>
                <w:sz w:val="24"/>
              </w:rPr>
              <w:t>）对比了欧美国家</w:t>
            </w:r>
            <w:r>
              <w:rPr>
                <w:rFonts w:ascii="宋体" w:hAnsi="宋体" w:hint="eastAsia"/>
                <w:sz w:val="24"/>
              </w:rPr>
              <w:t>14</w:t>
            </w:r>
            <w:r>
              <w:rPr>
                <w:rFonts w:ascii="宋体" w:hAnsi="宋体" w:hint="eastAsia"/>
                <w:sz w:val="24"/>
              </w:rPr>
              <w:t>个科学数据出版平台的特点并为中国提出改进建议。</w:t>
            </w:r>
          </w:p>
          <w:p w14:paraId="0B13D6AF" w14:textId="77777777" w:rsidR="00992466" w:rsidRDefault="00847D9D">
            <w:pPr>
              <w:numPr>
                <w:ilvl w:val="0"/>
                <w:numId w:val="3"/>
              </w:numPr>
              <w:spacing w:line="500" w:lineRule="exact"/>
              <w:rPr>
                <w:sz w:val="24"/>
              </w:rPr>
            </w:pPr>
            <w:r>
              <w:rPr>
                <w:rFonts w:hint="eastAsia"/>
                <w:sz w:val="24"/>
              </w:rPr>
              <w:t>技术、组织、法律和政策</w:t>
            </w:r>
          </w:p>
          <w:p w14:paraId="4CE3C23B" w14:textId="77777777" w:rsidR="00992466" w:rsidRDefault="00847D9D">
            <w:pPr>
              <w:spacing w:line="500" w:lineRule="exact"/>
              <w:ind w:firstLineChars="200" w:firstLine="480"/>
              <w:rPr>
                <w:sz w:val="24"/>
              </w:rPr>
            </w:pPr>
            <w:r>
              <w:rPr>
                <w:rFonts w:ascii="宋体" w:hAnsi="宋体" w:hint="eastAsia"/>
                <w:sz w:val="24"/>
              </w:rPr>
              <w:t>为了推动数据复用，需要综合考虑技术支持、组织文化、法律法规以及相关政策。技术层面包括元数据检</w:t>
            </w:r>
            <w:r>
              <w:rPr>
                <w:rFonts w:ascii="宋体" w:hAnsi="宋体" w:hint="eastAsia"/>
                <w:sz w:val="24"/>
              </w:rPr>
              <w:t>索、本体技术和数据关联技术的应用，以增强数据的可发现性和易用性。组织因素方面，良好的文化氛围和支持措施有助于提高科研人员的数据共享意愿。法律和政策则为数据复用提供了必要的保障机制，如《数据安全法》、《知识产权保护法》等国内法规，《信息自由法》等国际协议。期刊政策同样重要，</w:t>
            </w:r>
            <w:proofErr w:type="spellStart"/>
            <w:r>
              <w:rPr>
                <w:rFonts w:ascii="宋体" w:hAnsi="宋体" w:hint="eastAsia"/>
                <w:sz w:val="24"/>
              </w:rPr>
              <w:t>Alsheikh</w:t>
            </w:r>
            <w:proofErr w:type="spellEnd"/>
            <w:r>
              <w:rPr>
                <w:rFonts w:ascii="宋体" w:hAnsi="宋体" w:hint="eastAsia"/>
                <w:sz w:val="24"/>
              </w:rPr>
              <w:t>-Ali</w:t>
            </w:r>
            <w:r>
              <w:rPr>
                <w:rFonts w:ascii="宋体" w:hAnsi="宋体" w:hint="eastAsia"/>
                <w:sz w:val="24"/>
              </w:rPr>
              <w:t>等（</w:t>
            </w:r>
            <w:r>
              <w:rPr>
                <w:rFonts w:ascii="宋体" w:hAnsi="宋体" w:hint="eastAsia"/>
                <w:sz w:val="24"/>
              </w:rPr>
              <w:t>2011</w:t>
            </w:r>
            <w:r>
              <w:rPr>
                <w:rFonts w:ascii="宋体" w:hAnsi="宋体" w:hint="eastAsia"/>
                <w:sz w:val="24"/>
              </w:rPr>
              <w:t>）调查了多个期刊的数据共享规定，指出了不同期刊间存在的差异。</w:t>
            </w:r>
          </w:p>
          <w:p w14:paraId="51E450AF" w14:textId="77777777" w:rsidR="00992466" w:rsidRDefault="00847D9D">
            <w:pPr>
              <w:numPr>
                <w:ilvl w:val="0"/>
                <w:numId w:val="4"/>
              </w:numPr>
              <w:spacing w:line="500" w:lineRule="exact"/>
              <w:rPr>
                <w:rFonts w:ascii="宋体" w:hAnsi="宋体"/>
                <w:sz w:val="24"/>
              </w:rPr>
            </w:pPr>
            <w:r>
              <w:rPr>
                <w:rFonts w:ascii="宋体" w:hAnsi="宋体" w:hint="eastAsia"/>
                <w:sz w:val="24"/>
              </w:rPr>
              <w:t>发展趋势</w:t>
            </w:r>
          </w:p>
          <w:p w14:paraId="6921329A" w14:textId="7E377A82" w:rsidR="00992466" w:rsidRDefault="00E55A20">
            <w:pPr>
              <w:spacing w:line="500" w:lineRule="exact"/>
              <w:ind w:firstLineChars="200" w:firstLine="480"/>
              <w:rPr>
                <w:rFonts w:ascii="宋体" w:hAnsi="宋体"/>
                <w:sz w:val="24"/>
              </w:rPr>
            </w:pPr>
            <w:ins w:id="29" w:author="雅凡 相" w:date="2024-12-31T09:32:00Z">
              <w:r w:rsidRPr="00E55A20">
                <w:rPr>
                  <w:rFonts w:ascii="宋体" w:hAnsi="宋体" w:hint="eastAsia"/>
                  <w:sz w:val="24"/>
                </w:rPr>
                <w:t>随着信息技术和互联网的快速发展，出现了更多样化的沟通媒介，如视频会议、电话、电子邮件、虚拟社区等等。</w:t>
              </w:r>
            </w:ins>
            <w:del w:id="30" w:author="雅凡 相" w:date="2024-12-31T09:32:00Z">
              <w:r w:rsidR="00847D9D" w:rsidDel="00E55A20">
                <w:rPr>
                  <w:rFonts w:ascii="宋体" w:hAnsi="宋体"/>
                  <w:sz w:val="24"/>
                </w:rPr>
                <w:delText>随着社交平台和在线社区的迅速发展，</w:delText>
              </w:r>
            </w:del>
            <w:r w:rsidR="00847D9D">
              <w:rPr>
                <w:rFonts w:ascii="宋体" w:hAnsi="宋体"/>
                <w:sz w:val="24"/>
              </w:rPr>
              <w:t>科</w:t>
            </w:r>
            <w:r w:rsidR="00847D9D">
              <w:rPr>
                <w:rFonts w:ascii="宋体" w:hAnsi="宋体"/>
                <w:sz w:val="24"/>
              </w:rPr>
              <w:lastRenderedPageBreak/>
              <w:t>研人员越来越多地依赖于这些</w:t>
            </w:r>
            <w:ins w:id="31" w:author="雅凡 相" w:date="2024-12-31T09:32:00Z">
              <w:r>
                <w:rPr>
                  <w:rFonts w:ascii="宋体" w:hAnsi="宋体" w:hint="eastAsia"/>
                  <w:sz w:val="24"/>
                </w:rPr>
                <w:t>数据共享</w:t>
              </w:r>
            </w:ins>
            <w:r w:rsidR="00847D9D">
              <w:rPr>
                <w:rFonts w:ascii="宋体" w:hAnsi="宋体"/>
                <w:sz w:val="24"/>
              </w:rPr>
              <w:t>平台</w:t>
            </w:r>
            <w:ins w:id="32" w:author="雅凡 相" w:date="2024-12-31T09:32:00Z">
              <w:r>
                <w:rPr>
                  <w:rFonts w:ascii="宋体" w:hAnsi="宋体" w:hint="eastAsia"/>
                  <w:sz w:val="24"/>
                </w:rPr>
                <w:t>或虚拟学术社区</w:t>
              </w:r>
            </w:ins>
            <w:r w:rsidR="00847D9D">
              <w:rPr>
                <w:rFonts w:ascii="宋体" w:hAnsi="宋体"/>
                <w:sz w:val="24"/>
              </w:rPr>
              <w:t>获取、分享和复用数据。社交线索</w:t>
            </w:r>
            <w:del w:id="33" w:author="雅凡 相" w:date="2024-12-31T09:33:00Z">
              <w:r w:rsidR="00847D9D" w:rsidDel="00E55A20">
                <w:rPr>
                  <w:rFonts w:ascii="宋体" w:hAnsi="宋体"/>
                  <w:sz w:val="24"/>
                </w:rPr>
                <w:delText>——</w:delText>
              </w:r>
              <w:r w:rsidR="00847D9D" w:rsidDel="00E55A20">
                <w:rPr>
                  <w:rFonts w:ascii="宋体" w:hAnsi="宋体"/>
                  <w:sz w:val="24"/>
                </w:rPr>
                <w:delText>即通过社交媒体互动产生的信息</w:delText>
              </w:r>
            </w:del>
            <w:r w:rsidR="00847D9D">
              <w:rPr>
                <w:rFonts w:ascii="宋体" w:hAnsi="宋体"/>
                <w:sz w:val="24"/>
              </w:rPr>
              <w:t>，如</w:t>
            </w:r>
            <w:r w:rsidR="00847D9D">
              <w:rPr>
                <w:rFonts w:ascii="宋体" w:hAnsi="宋体"/>
                <w:sz w:val="24"/>
              </w:rPr>
              <w:t>评论、点赞、转发等</w:t>
            </w:r>
            <w:r w:rsidR="00847D9D">
              <w:rPr>
                <w:rFonts w:ascii="宋体" w:hAnsi="宋体"/>
                <w:sz w:val="24"/>
              </w:rPr>
              <w:t>——</w:t>
            </w:r>
            <w:ins w:id="34" w:author="雅凡 相" w:date="2024-12-31T09:34:00Z">
              <w:r w:rsidR="0039419B">
                <w:rPr>
                  <w:rFonts w:ascii="宋体" w:hAnsi="宋体" w:hint="eastAsia"/>
                  <w:sz w:val="24"/>
                </w:rPr>
                <w:t>能够影响用户的消费、沟通、</w:t>
              </w:r>
            </w:ins>
            <w:ins w:id="35" w:author="雅凡 相" w:date="2024-12-31T09:35:00Z">
              <w:r w:rsidR="0039419B">
                <w:rPr>
                  <w:rFonts w:ascii="宋体" w:hAnsi="宋体" w:hint="eastAsia"/>
                  <w:sz w:val="24"/>
                </w:rPr>
                <w:t>信息采纳等行为，以及社会临场感、信任度、满意度等感知</w:t>
              </w:r>
            </w:ins>
            <w:del w:id="36" w:author="雅凡 相" w:date="2024-12-31T09:35:00Z">
              <w:r w:rsidR="00847D9D" w:rsidDel="0039419B">
                <w:rPr>
                  <w:rFonts w:ascii="宋体" w:hAnsi="宋体"/>
                  <w:sz w:val="24"/>
                </w:rPr>
                <w:delText>不仅改变了科研人员之间的沟通方式，还深刻影响了他们的数据复用行为</w:delText>
              </w:r>
            </w:del>
            <w:r w:rsidR="00847D9D">
              <w:rPr>
                <w:rFonts w:ascii="宋体" w:hAnsi="宋体"/>
                <w:sz w:val="24"/>
              </w:rPr>
              <w:t>。</w:t>
            </w:r>
            <w:ins w:id="37" w:author="雅凡 相" w:date="2024-12-31T09:36:00Z">
              <w:r w:rsidR="0039419B">
                <w:rPr>
                  <w:rFonts w:ascii="宋体" w:hAnsi="宋体" w:hint="eastAsia"/>
                  <w:sz w:val="24"/>
                </w:rPr>
                <w:t>对于一般信息行为，社交线索的积极作用已被探明，而对于特定情境下的科研信息行为仍未深入分析。</w:t>
              </w:r>
            </w:ins>
            <w:r w:rsidR="00847D9D">
              <w:rPr>
                <w:rFonts w:ascii="宋体" w:hAnsi="宋体"/>
                <w:sz w:val="24"/>
              </w:rPr>
              <w:t>未来几年内，社交线索下的数据复用行为</w:t>
            </w:r>
            <w:del w:id="38" w:author="雅凡 相" w:date="2024-12-31T09:36:00Z">
              <w:r w:rsidR="00847D9D" w:rsidDel="0039419B">
                <w:rPr>
                  <w:rFonts w:ascii="宋体" w:hAnsi="宋体"/>
                  <w:sz w:val="24"/>
                </w:rPr>
                <w:delText>特征</w:delText>
              </w:r>
            </w:del>
            <w:ins w:id="39" w:author="雅凡 相" w:date="2024-12-31T09:36:00Z">
              <w:r w:rsidR="0039419B">
                <w:rPr>
                  <w:rFonts w:ascii="宋体" w:hAnsi="宋体" w:hint="eastAsia"/>
                  <w:sz w:val="24"/>
                </w:rPr>
                <w:t>研究</w:t>
              </w:r>
            </w:ins>
            <w:r w:rsidR="00847D9D">
              <w:rPr>
                <w:rFonts w:ascii="宋体" w:hAnsi="宋体"/>
                <w:sz w:val="24"/>
              </w:rPr>
              <w:t>将呈现出</w:t>
            </w:r>
            <w:del w:id="40" w:author="雅凡 相" w:date="2024-12-31T09:37:00Z">
              <w:r w:rsidR="00847D9D" w:rsidDel="0039419B">
                <w:rPr>
                  <w:rFonts w:ascii="宋体" w:hAnsi="宋体"/>
                  <w:sz w:val="24"/>
                </w:rPr>
                <w:delText>一系列</w:delText>
              </w:r>
            </w:del>
            <w:r w:rsidR="00847D9D">
              <w:rPr>
                <w:rFonts w:ascii="宋体" w:hAnsi="宋体"/>
                <w:sz w:val="24"/>
              </w:rPr>
              <w:t>综合性的发展趋势</w:t>
            </w:r>
            <w:ins w:id="41" w:author="雅凡 相" w:date="2024-12-31T09:37:00Z">
              <w:r w:rsidR="0039419B">
                <w:rPr>
                  <w:rFonts w:ascii="宋体" w:hAnsi="宋体" w:hint="eastAsia"/>
                  <w:sz w:val="24"/>
                </w:rPr>
                <w:t>，深入挖掘社交线索对特定信息行为的影响方式可能成为领域研究热点</w:t>
              </w:r>
            </w:ins>
            <w:r w:rsidR="00847D9D">
              <w:rPr>
                <w:rFonts w:ascii="宋体" w:hAnsi="宋体"/>
                <w:sz w:val="24"/>
              </w:rPr>
              <w:t>。</w:t>
            </w:r>
          </w:p>
          <w:p w14:paraId="786B1E1D" w14:textId="77777777" w:rsidR="00992466" w:rsidRDefault="00847D9D">
            <w:pPr>
              <w:spacing w:line="500" w:lineRule="exact"/>
              <w:ind w:firstLineChars="200" w:firstLine="480"/>
              <w:rPr>
                <w:rFonts w:ascii="宋体" w:hAnsi="宋体"/>
                <w:sz w:val="24"/>
              </w:rPr>
            </w:pPr>
            <w:r>
              <w:rPr>
                <w:rFonts w:ascii="宋体" w:hAnsi="宋体"/>
                <w:sz w:val="24"/>
              </w:rPr>
              <w:t>社交线索将显著增强数据发现能力。智能推荐系统利用机器学习算法分析用户在社交平台上的活动模式，为科研人员提供个性化的数据资源推荐，从而显著提升数据发现效率。与此同时，活跃于特定领域的专业社群成员更容易找到高质量的数据源，这种社群效应将进一步促进知识交流，提高数据的可见度。透明度与可追溯性也将成为关键，社交平台上将引入更多关于数据生成背景的信息展示功能</w:t>
            </w:r>
            <w:r>
              <w:rPr>
                <w:rFonts w:ascii="宋体" w:hAnsi="宋体"/>
                <w:sz w:val="24"/>
              </w:rPr>
              <w:t>，并可能应用区块链技术确保每条数据都有清晰的历史记录，增加用户的信任感。</w:t>
            </w:r>
          </w:p>
          <w:p w14:paraId="1374F474" w14:textId="77777777" w:rsidR="00992466" w:rsidRDefault="00847D9D">
            <w:pPr>
              <w:spacing w:line="500" w:lineRule="exact"/>
              <w:ind w:firstLineChars="200" w:firstLine="480"/>
              <w:rPr>
                <w:rFonts w:ascii="宋体" w:hAnsi="宋体"/>
                <w:sz w:val="24"/>
              </w:rPr>
            </w:pPr>
            <w:r>
              <w:rPr>
                <w:rFonts w:ascii="宋体" w:hAnsi="宋体"/>
                <w:sz w:val="24"/>
              </w:rPr>
              <w:t>在协作式数据处理与共享方面，社交平台将集成更多的数据分析工具和服务接口，使得科研团队可以在同一个环境中进行数据清洗、可视化以及初步分析，这不仅促进了内部合作，也为跨机构间的联合项目提供了便利条件。开放科学运动的影响下，预计会有更多科研人员愿意公开自己的原始数据集，并积极参与到更大规模的全球性研究计划中去，社交线索将成为连接不同地区科学家的重要桥梁之一。</w:t>
            </w:r>
          </w:p>
          <w:p w14:paraId="1DAA4C57" w14:textId="77777777" w:rsidR="00992466" w:rsidRDefault="00847D9D">
            <w:pPr>
              <w:spacing w:line="500" w:lineRule="exact"/>
              <w:ind w:firstLineChars="200" w:firstLine="480"/>
              <w:rPr>
                <w:rFonts w:ascii="宋体" w:hAnsi="宋体"/>
                <w:sz w:val="24"/>
              </w:rPr>
            </w:pPr>
            <w:r>
              <w:rPr>
                <w:rFonts w:ascii="宋体" w:hAnsi="宋体"/>
                <w:sz w:val="24"/>
              </w:rPr>
              <w:t>政策法规的支持与引导同样不可或缺。政府和学术界应共同努力制定统一的数据格式标准和元</w:t>
            </w:r>
            <w:r>
              <w:rPr>
                <w:rFonts w:ascii="宋体" w:hAnsi="宋体"/>
                <w:sz w:val="24"/>
              </w:rPr>
              <w:t>数据规范，简化数据交换流程，减少因不兼容而导致的浪费现象。同时，还需明确界定个人隐私保护边界，平衡好数据共享与信息安全之间的关系。出台相关政策鼓励科研人员积极贡献数据，例如设立专项基金支持优秀数据集的创建与维护，或者给予那些长期致力于数据整理工作的研究人员以适当的奖励。</w:t>
            </w:r>
          </w:p>
          <w:p w14:paraId="26E5C433" w14:textId="77777777" w:rsidR="00992466" w:rsidRDefault="00847D9D">
            <w:pPr>
              <w:spacing w:line="500" w:lineRule="exact"/>
              <w:ind w:firstLineChars="200" w:firstLine="480"/>
              <w:rPr>
                <w:rFonts w:ascii="宋体" w:hAnsi="宋体"/>
                <w:sz w:val="24"/>
              </w:rPr>
            </w:pPr>
            <w:r>
              <w:rPr>
                <w:rFonts w:ascii="宋体" w:hAnsi="宋体"/>
                <w:sz w:val="24"/>
              </w:rPr>
              <w:lastRenderedPageBreak/>
              <w:t>最后，理论模型的深化与发展将在多学科交叉融合的基础上推进。借鉴心理学、社会学等领域成熟的理论框架，探索如何更好地解释社交线索对数据复用行为的影响路径。未来的研究应该更加注重实际应用场景中的验证工作，通过大规模问卷调查、实验设计等方式收集一手</w:t>
            </w:r>
            <w:r>
              <w:rPr>
                <w:rFonts w:ascii="宋体" w:hAnsi="宋体"/>
                <w:sz w:val="24"/>
              </w:rPr>
              <w:t>资料，建立更为准确可靠的因果关系模型。</w:t>
            </w:r>
          </w:p>
        </w:tc>
      </w:tr>
      <w:tr w:rsidR="00992466" w14:paraId="158F363E" w14:textId="77777777">
        <w:tc>
          <w:tcPr>
            <w:tcW w:w="8603" w:type="dxa"/>
          </w:tcPr>
          <w:p w14:paraId="1D13126F" w14:textId="77777777" w:rsidR="00992466" w:rsidRDefault="00847D9D">
            <w:pPr>
              <w:spacing w:line="500" w:lineRule="exact"/>
              <w:rPr>
                <w:rFonts w:ascii="宋体" w:hAnsi="宋体"/>
                <w:sz w:val="24"/>
              </w:rPr>
            </w:pPr>
            <w:r>
              <w:rPr>
                <w:rFonts w:ascii="宋体" w:hAnsi="宋体" w:hint="eastAsia"/>
                <w:sz w:val="24"/>
              </w:rPr>
              <w:lastRenderedPageBreak/>
              <w:t>四、主要研究内容、要解决的问题及本文的初步方案</w:t>
            </w:r>
          </w:p>
          <w:p w14:paraId="341DAD56" w14:textId="77777777" w:rsidR="00992466" w:rsidRDefault="00847D9D">
            <w:pPr>
              <w:numPr>
                <w:ilvl w:val="0"/>
                <w:numId w:val="5"/>
              </w:numPr>
              <w:spacing w:line="500" w:lineRule="exact"/>
              <w:rPr>
                <w:rFonts w:ascii="宋体" w:hAnsi="宋体"/>
                <w:sz w:val="24"/>
              </w:rPr>
            </w:pPr>
            <w:r>
              <w:rPr>
                <w:rFonts w:ascii="宋体" w:hAnsi="宋体" w:hint="eastAsia"/>
                <w:sz w:val="24"/>
              </w:rPr>
              <w:t>主要研究内容</w:t>
            </w:r>
          </w:p>
          <w:p w14:paraId="339D0561" w14:textId="77777777" w:rsidR="00992466" w:rsidRDefault="00847D9D">
            <w:pPr>
              <w:spacing w:line="500" w:lineRule="exact"/>
            </w:pPr>
            <w:r>
              <w:rPr>
                <w:rFonts w:hint="eastAsia"/>
                <w:sz w:val="24"/>
              </w:rPr>
              <w:t>（</w:t>
            </w:r>
            <w:r>
              <w:rPr>
                <w:rFonts w:hint="eastAsia"/>
                <w:sz w:val="24"/>
              </w:rPr>
              <w:t>1</w:t>
            </w:r>
            <w:r>
              <w:rPr>
                <w:rFonts w:hint="eastAsia"/>
                <w:sz w:val="24"/>
              </w:rPr>
              <w:t>）理论模型建立</w:t>
            </w:r>
          </w:p>
          <w:p w14:paraId="22F3A0D0" w14:textId="51658EC7" w:rsidR="00992466" w:rsidRDefault="00847D9D">
            <w:pPr>
              <w:spacing w:line="500" w:lineRule="exact"/>
              <w:ind w:firstLineChars="200" w:firstLine="480"/>
              <w:rPr>
                <w:rFonts w:ascii="宋体" w:hAnsi="宋体"/>
                <w:sz w:val="24"/>
              </w:rPr>
            </w:pPr>
            <w:r>
              <w:rPr>
                <w:rFonts w:ascii="宋体" w:hAnsi="宋体" w:hint="eastAsia"/>
                <w:sz w:val="24"/>
              </w:rPr>
              <w:t>构建一个综合性的理论框架是本研究的基础。现有文献中，技术接受模型（</w:t>
            </w:r>
            <w:r>
              <w:rPr>
                <w:rFonts w:ascii="宋体" w:hAnsi="宋体" w:hint="eastAsia"/>
                <w:sz w:val="24"/>
              </w:rPr>
              <w:t>TAM</w:t>
            </w:r>
            <w:r>
              <w:rPr>
                <w:rFonts w:ascii="宋体" w:hAnsi="宋体" w:hint="eastAsia"/>
                <w:sz w:val="24"/>
              </w:rPr>
              <w:t>）、计划行为理论（</w:t>
            </w:r>
            <w:r>
              <w:rPr>
                <w:rFonts w:ascii="宋体" w:hAnsi="宋体" w:hint="eastAsia"/>
                <w:sz w:val="24"/>
              </w:rPr>
              <w:t>TPB</w:t>
            </w:r>
            <w:r>
              <w:rPr>
                <w:rFonts w:ascii="宋体" w:hAnsi="宋体" w:hint="eastAsia"/>
                <w:sz w:val="24"/>
              </w:rPr>
              <w:t>）</w:t>
            </w:r>
            <w:ins w:id="42" w:author="雅凡 相" w:date="2024-12-31T09:39:00Z">
              <w:r w:rsidR="0039419B">
                <w:rPr>
                  <w:rFonts w:ascii="宋体" w:hAnsi="宋体" w:hint="eastAsia"/>
                  <w:sz w:val="24"/>
                </w:rPr>
                <w:t>、S</w:t>
              </w:r>
              <w:r w:rsidR="0039419B">
                <w:rPr>
                  <w:rFonts w:ascii="宋体" w:hAnsi="宋体"/>
                  <w:sz w:val="24"/>
                </w:rPr>
                <w:t>OR</w:t>
              </w:r>
              <w:r w:rsidR="0039419B">
                <w:rPr>
                  <w:rFonts w:ascii="宋体" w:hAnsi="宋体" w:hint="eastAsia"/>
                  <w:sz w:val="24"/>
                </w:rPr>
                <w:t>模型</w:t>
              </w:r>
            </w:ins>
            <w:r>
              <w:rPr>
                <w:rFonts w:ascii="宋体" w:hAnsi="宋体" w:hint="eastAsia"/>
                <w:sz w:val="24"/>
              </w:rPr>
              <w:t>等已经被广泛应用于解释用户行为和技术采纳过程。这些理论模型强调了态度、主观规范、感知有用性和易用性等因素在行为决策中的重要性。因此，本研究将在既有理论基础上，结合社交</w:t>
            </w:r>
            <w:ins w:id="43" w:author="雅凡 相" w:date="2024-12-31T09:38:00Z">
              <w:r w:rsidR="0039419B">
                <w:rPr>
                  <w:rFonts w:ascii="宋体" w:hAnsi="宋体" w:hint="eastAsia"/>
                  <w:sz w:val="24"/>
                </w:rPr>
                <w:t>线索</w:t>
              </w:r>
            </w:ins>
            <w:del w:id="44" w:author="雅凡 相" w:date="2024-12-31T09:38:00Z">
              <w:r w:rsidDel="0039419B">
                <w:rPr>
                  <w:rFonts w:ascii="宋体" w:hAnsi="宋体" w:hint="eastAsia"/>
                  <w:sz w:val="24"/>
                </w:rPr>
                <w:delText>媒体</w:delText>
              </w:r>
            </w:del>
            <w:r>
              <w:rPr>
                <w:rFonts w:ascii="宋体" w:hAnsi="宋体" w:hint="eastAsia"/>
                <w:sz w:val="24"/>
              </w:rPr>
              <w:t>的特点，提出一个综合性的理论框架，用于指导后续的数据收集和分析工作。</w:t>
            </w:r>
          </w:p>
          <w:p w14:paraId="0FF5419B" w14:textId="77777777" w:rsidR="00992466" w:rsidRDefault="00847D9D">
            <w:pPr>
              <w:spacing w:line="500" w:lineRule="exact"/>
              <w:ind w:firstLineChars="200" w:firstLine="480"/>
              <w:rPr>
                <w:rFonts w:ascii="宋体" w:hAnsi="宋体"/>
                <w:sz w:val="24"/>
              </w:rPr>
            </w:pPr>
            <w:r>
              <w:rPr>
                <w:rFonts w:ascii="宋体" w:hAnsi="宋体" w:hint="eastAsia"/>
                <w:sz w:val="24"/>
              </w:rPr>
              <w:t>技术接受模型（</w:t>
            </w:r>
            <w:r>
              <w:rPr>
                <w:rFonts w:ascii="宋体" w:hAnsi="宋体" w:hint="eastAsia"/>
                <w:sz w:val="24"/>
              </w:rPr>
              <w:t>TAM</w:t>
            </w:r>
            <w:r>
              <w:rPr>
                <w:rFonts w:ascii="宋体" w:hAnsi="宋体" w:hint="eastAsia"/>
                <w:sz w:val="24"/>
              </w:rPr>
              <w:t>）：该模型主要用于预测用户是否会接受并使用新技术或服务。它假设用户的意图受到感知有用性和感知易用性两个因素的影响。对于数据复用行为来说，科研人员是否认为某</w:t>
            </w:r>
            <w:r>
              <w:rPr>
                <w:rFonts w:ascii="宋体" w:hAnsi="宋体" w:hint="eastAsia"/>
                <w:sz w:val="24"/>
              </w:rPr>
              <w:t>个数据集有用且易于处理，将是决定他们是否选择复用的关键因素。</w:t>
            </w:r>
          </w:p>
          <w:p w14:paraId="4A4FCF57" w14:textId="77777777" w:rsidR="00992466" w:rsidRDefault="00847D9D">
            <w:pPr>
              <w:spacing w:line="500" w:lineRule="exact"/>
              <w:ind w:firstLineChars="200" w:firstLine="480"/>
              <w:rPr>
                <w:rFonts w:ascii="宋体" w:hAnsi="宋体"/>
                <w:sz w:val="24"/>
              </w:rPr>
            </w:pPr>
            <w:r>
              <w:rPr>
                <w:rFonts w:ascii="宋体" w:hAnsi="宋体" w:hint="eastAsia"/>
                <w:sz w:val="24"/>
              </w:rPr>
              <w:t>计划行为理论（</w:t>
            </w:r>
            <w:r>
              <w:rPr>
                <w:rFonts w:ascii="宋体" w:hAnsi="宋体" w:hint="eastAsia"/>
                <w:sz w:val="24"/>
              </w:rPr>
              <w:t>TPB</w:t>
            </w:r>
            <w:r>
              <w:rPr>
                <w:rFonts w:ascii="宋体" w:hAnsi="宋体" w:hint="eastAsia"/>
                <w:sz w:val="24"/>
              </w:rPr>
              <w:t>）：此理论扩展了</w:t>
            </w:r>
            <w:r>
              <w:rPr>
                <w:rFonts w:ascii="宋体" w:hAnsi="宋体" w:hint="eastAsia"/>
                <w:sz w:val="24"/>
              </w:rPr>
              <w:t>TAM</w:t>
            </w:r>
            <w:r>
              <w:rPr>
                <w:rFonts w:ascii="宋体" w:hAnsi="宋体" w:hint="eastAsia"/>
                <w:sz w:val="24"/>
              </w:rPr>
              <w:t>，加入了主观规范和个人控制感作为额外变量。主观规范指的是个体感受到的社会压力，即周围人对其行为的看法；个人控制感则反映了个体对自己执行特定行为的能力的信心。在数据复用场景下，这可以理解为同事或导师的态度以及个人获取所需技能的程度。</w:t>
            </w:r>
          </w:p>
          <w:p w14:paraId="77AD1C30" w14:textId="5E037662" w:rsidR="00992466" w:rsidRDefault="00847D9D">
            <w:pPr>
              <w:spacing w:line="500" w:lineRule="exact"/>
              <w:ind w:firstLineChars="200" w:firstLine="480"/>
              <w:rPr>
                <w:rFonts w:ascii="宋体" w:hAnsi="宋体"/>
                <w:sz w:val="24"/>
              </w:rPr>
            </w:pPr>
            <w:r>
              <w:rPr>
                <w:rFonts w:ascii="宋体" w:hAnsi="宋体" w:hint="eastAsia"/>
                <w:sz w:val="24"/>
              </w:rPr>
              <w:t>社交</w:t>
            </w:r>
            <w:del w:id="45" w:author="雅凡 相" w:date="2024-12-31T09:39:00Z">
              <w:r w:rsidDel="0039419B">
                <w:rPr>
                  <w:rFonts w:ascii="宋体" w:hAnsi="宋体" w:hint="eastAsia"/>
                  <w:sz w:val="24"/>
                </w:rPr>
                <w:delText>媒体</w:delText>
              </w:r>
            </w:del>
            <w:ins w:id="46" w:author="雅凡 相" w:date="2024-12-31T09:39:00Z">
              <w:r w:rsidR="0039419B">
                <w:rPr>
                  <w:rFonts w:ascii="宋体" w:hAnsi="宋体" w:hint="eastAsia"/>
                  <w:sz w:val="24"/>
                </w:rPr>
                <w:t>线索</w:t>
              </w:r>
            </w:ins>
            <w:r>
              <w:rPr>
                <w:rFonts w:ascii="宋体" w:hAnsi="宋体" w:hint="eastAsia"/>
                <w:sz w:val="24"/>
              </w:rPr>
              <w:t>特征整合：考虑到社交</w:t>
            </w:r>
            <w:ins w:id="47" w:author="雅凡 相" w:date="2024-12-31T09:39:00Z">
              <w:r w:rsidR="0039419B">
                <w:rPr>
                  <w:rFonts w:ascii="宋体" w:hAnsi="宋体" w:hint="eastAsia"/>
                  <w:sz w:val="24"/>
                </w:rPr>
                <w:t>线索</w:t>
              </w:r>
            </w:ins>
            <w:del w:id="48" w:author="雅凡 相" w:date="2024-12-31T09:39:00Z">
              <w:r w:rsidDel="0039419B">
                <w:rPr>
                  <w:rFonts w:ascii="宋体" w:hAnsi="宋体" w:hint="eastAsia"/>
                  <w:sz w:val="24"/>
                </w:rPr>
                <w:delText>媒体</w:delText>
              </w:r>
            </w:del>
            <w:r>
              <w:rPr>
                <w:rFonts w:ascii="宋体" w:hAnsi="宋体" w:hint="eastAsia"/>
                <w:sz w:val="24"/>
              </w:rPr>
              <w:t>的独特属性，如</w:t>
            </w:r>
            <w:ins w:id="49" w:author="雅凡 相" w:date="2024-12-31T09:39:00Z">
              <w:r w:rsidR="0039419B">
                <w:rPr>
                  <w:rFonts w:ascii="宋体" w:hAnsi="宋体" w:hint="eastAsia"/>
                  <w:sz w:val="24"/>
                </w:rPr>
                <w:t>线索类型、</w:t>
              </w:r>
            </w:ins>
            <w:ins w:id="50" w:author="雅凡 相" w:date="2024-12-31T09:40:00Z">
              <w:r w:rsidR="0039419B">
                <w:rPr>
                  <w:rFonts w:ascii="宋体" w:hAnsi="宋体" w:hint="eastAsia"/>
                  <w:sz w:val="24"/>
                </w:rPr>
                <w:t>呈现方式、描述对象等</w:t>
              </w:r>
            </w:ins>
            <w:del w:id="51" w:author="雅凡 相" w:date="2024-12-31T09:40:00Z">
              <w:r w:rsidDel="0039419B">
                <w:rPr>
                  <w:rFonts w:ascii="宋体" w:hAnsi="宋体" w:hint="eastAsia"/>
                  <w:sz w:val="24"/>
                </w:rPr>
                <w:delText>互动性、即时反馈和社区效应</w:delText>
              </w:r>
            </w:del>
            <w:r>
              <w:rPr>
                <w:rFonts w:ascii="宋体" w:hAnsi="宋体" w:hint="eastAsia"/>
                <w:sz w:val="24"/>
              </w:rPr>
              <w:t>，</w:t>
            </w:r>
            <w:r>
              <w:rPr>
                <w:rFonts w:ascii="宋体" w:hAnsi="宋体" w:hint="eastAsia"/>
                <w:sz w:val="24"/>
              </w:rPr>
              <w:t>本</w:t>
            </w:r>
            <w:r>
              <w:rPr>
                <w:rFonts w:ascii="宋体" w:hAnsi="宋体" w:hint="eastAsia"/>
                <w:sz w:val="24"/>
              </w:rPr>
              <w:t>研究还将探索这些特性如何融入到既有理论模型中，以更好地捕捉社交线索对数据复用行为的实际影响。</w:t>
            </w:r>
          </w:p>
          <w:p w14:paraId="78DFAE45" w14:textId="77777777" w:rsidR="00992466" w:rsidRDefault="00847D9D">
            <w:pPr>
              <w:spacing w:line="500" w:lineRule="exact"/>
            </w:pPr>
            <w:r>
              <w:rPr>
                <w:rFonts w:hint="eastAsia"/>
                <w:sz w:val="24"/>
              </w:rPr>
              <w:t>（</w:t>
            </w:r>
            <w:r>
              <w:rPr>
                <w:rFonts w:hint="eastAsia"/>
                <w:sz w:val="24"/>
              </w:rPr>
              <w:t>2</w:t>
            </w:r>
            <w:r>
              <w:rPr>
                <w:rFonts w:hint="eastAsia"/>
                <w:sz w:val="24"/>
              </w:rPr>
              <w:t>）</w:t>
            </w:r>
            <w:r>
              <w:rPr>
                <w:rFonts w:hint="eastAsia"/>
                <w:sz w:val="24"/>
              </w:rPr>
              <w:t>实证数据分析</w:t>
            </w:r>
          </w:p>
          <w:p w14:paraId="56BE56E4" w14:textId="77777777" w:rsidR="00992466" w:rsidRDefault="00847D9D">
            <w:pPr>
              <w:spacing w:line="500" w:lineRule="exact"/>
              <w:ind w:firstLineChars="200" w:firstLine="480"/>
              <w:rPr>
                <w:rFonts w:ascii="宋体" w:hAnsi="宋体"/>
                <w:sz w:val="24"/>
              </w:rPr>
            </w:pPr>
            <w:r>
              <w:rPr>
                <w:rFonts w:ascii="宋体" w:hAnsi="宋体" w:hint="eastAsia"/>
                <w:sz w:val="24"/>
              </w:rPr>
              <w:t>实证研究是验证理论假设的重要手段。本部分将设计并实施一系列实验或调查研究，通过定量和定性相结合的方法，全面了解不同类型社交线索对社会科学数据复用行为的影响。</w:t>
            </w:r>
          </w:p>
          <w:p w14:paraId="44F80F8B" w14:textId="794D58C8" w:rsidR="00992466" w:rsidRDefault="00847D9D">
            <w:pPr>
              <w:spacing w:line="500" w:lineRule="exact"/>
              <w:ind w:firstLineChars="200" w:firstLine="480"/>
              <w:rPr>
                <w:rFonts w:ascii="宋体" w:hAnsi="宋体"/>
                <w:sz w:val="24"/>
              </w:rPr>
            </w:pPr>
            <w:r>
              <w:rPr>
                <w:rFonts w:ascii="宋体" w:hAnsi="宋体" w:hint="eastAsia"/>
                <w:sz w:val="24"/>
              </w:rPr>
              <w:lastRenderedPageBreak/>
              <w:t>实验设计：开发一个模拟的</w:t>
            </w:r>
            <w:del w:id="52" w:author="雅凡 相" w:date="2024-12-31T09:40:00Z">
              <w:r w:rsidDel="0039419B">
                <w:rPr>
                  <w:rFonts w:ascii="宋体" w:hAnsi="宋体" w:hint="eastAsia"/>
                  <w:sz w:val="24"/>
                </w:rPr>
                <w:delText>在线社交平台</w:delText>
              </w:r>
            </w:del>
            <w:ins w:id="53" w:author="雅凡 相" w:date="2024-12-31T09:40:00Z">
              <w:r w:rsidR="0039419B">
                <w:rPr>
                  <w:rFonts w:ascii="宋体" w:hAnsi="宋体" w:hint="eastAsia"/>
                  <w:sz w:val="24"/>
                </w:rPr>
                <w:t>社会科学数据共享平台</w:t>
              </w:r>
            </w:ins>
            <w:r>
              <w:rPr>
                <w:rFonts w:ascii="宋体" w:hAnsi="宋体" w:hint="eastAsia"/>
                <w:sz w:val="24"/>
              </w:rPr>
              <w:t>环境，允许参与者浏览、</w:t>
            </w:r>
            <w:del w:id="54" w:author="雅凡 相" w:date="2024-12-31T09:41:00Z">
              <w:r w:rsidDel="0039419B">
                <w:rPr>
                  <w:rFonts w:ascii="宋体" w:hAnsi="宋体" w:hint="eastAsia"/>
                  <w:sz w:val="24"/>
                </w:rPr>
                <w:delText>评论</w:delText>
              </w:r>
            </w:del>
            <w:ins w:id="55" w:author="雅凡 相" w:date="2024-12-31T09:41:00Z">
              <w:r w:rsidR="0039419B">
                <w:rPr>
                  <w:rFonts w:ascii="宋体" w:hAnsi="宋体" w:hint="eastAsia"/>
                  <w:sz w:val="24"/>
                </w:rPr>
                <w:t>点击</w:t>
              </w:r>
            </w:ins>
            <w:r>
              <w:rPr>
                <w:rFonts w:ascii="宋体" w:hAnsi="宋体" w:hint="eastAsia"/>
                <w:sz w:val="24"/>
              </w:rPr>
              <w:t>、</w:t>
            </w:r>
            <w:del w:id="56" w:author="雅凡 相" w:date="2024-12-31T09:41:00Z">
              <w:r w:rsidDel="0039419B">
                <w:rPr>
                  <w:rFonts w:ascii="宋体" w:hAnsi="宋体" w:hint="eastAsia"/>
                  <w:sz w:val="24"/>
                </w:rPr>
                <w:delText>点赞或转发</w:delText>
              </w:r>
            </w:del>
            <w:ins w:id="57" w:author="雅凡 相" w:date="2024-12-31T09:41:00Z">
              <w:r w:rsidR="0039419B">
                <w:rPr>
                  <w:rFonts w:ascii="宋体" w:hAnsi="宋体" w:hint="eastAsia"/>
                  <w:sz w:val="24"/>
                </w:rPr>
                <w:t>收藏</w:t>
              </w:r>
            </w:ins>
            <w:r>
              <w:rPr>
                <w:rFonts w:ascii="宋体" w:hAnsi="宋体" w:hint="eastAsia"/>
                <w:sz w:val="24"/>
              </w:rPr>
              <w:t>各种类型的数据资源。在此过程中，记录每个参与者的具体操作行为及其对所见数据的</w:t>
            </w:r>
            <w:del w:id="58" w:author="雅凡 相" w:date="2024-12-31T09:41:00Z">
              <w:r w:rsidDel="0039419B">
                <w:rPr>
                  <w:rFonts w:ascii="宋体" w:hAnsi="宋体" w:hint="eastAsia"/>
                  <w:sz w:val="24"/>
                </w:rPr>
                <w:delText>信任度</w:delText>
              </w:r>
            </w:del>
            <w:ins w:id="59" w:author="雅凡 相" w:date="2024-12-31T09:41:00Z">
              <w:r w:rsidR="0039419B">
                <w:rPr>
                  <w:rFonts w:ascii="宋体" w:hAnsi="宋体" w:hint="eastAsia"/>
                  <w:sz w:val="24"/>
                </w:rPr>
                <w:t>感知可复性</w:t>
              </w:r>
            </w:ins>
            <w:r>
              <w:rPr>
                <w:rFonts w:ascii="宋体" w:hAnsi="宋体" w:hint="eastAsia"/>
                <w:sz w:val="24"/>
              </w:rPr>
              <w:t>评价。此外，还可以引入眼动追踪技术，监测参与者在查看不同类型信息时的眼球移动路径，从而更细致地理解其注意力分配情况。</w:t>
            </w:r>
          </w:p>
          <w:p w14:paraId="66DB1344" w14:textId="59462E2A" w:rsidR="00992466" w:rsidRDefault="00847D9D">
            <w:pPr>
              <w:spacing w:line="500" w:lineRule="exact"/>
              <w:ind w:firstLineChars="200" w:firstLine="480"/>
              <w:rPr>
                <w:rFonts w:ascii="宋体" w:hAnsi="宋体"/>
                <w:sz w:val="24"/>
              </w:rPr>
            </w:pPr>
            <w:r>
              <w:rPr>
                <w:rFonts w:ascii="宋体" w:hAnsi="宋体" w:hint="eastAsia"/>
                <w:sz w:val="24"/>
              </w:rPr>
              <w:t>问卷调查：除了实验外，还将进行广泛的问卷调查，覆盖不同学科背景</w:t>
            </w:r>
            <w:del w:id="60" w:author="雅凡 相" w:date="2024-12-31T09:55:00Z">
              <w:r w:rsidDel="00F84087">
                <w:rPr>
                  <w:rFonts w:ascii="宋体" w:hAnsi="宋体" w:hint="eastAsia"/>
                  <w:sz w:val="24"/>
                </w:rPr>
                <w:delText>和社</w:delText>
              </w:r>
              <w:r w:rsidDel="00F84087">
                <w:rPr>
                  <w:rFonts w:ascii="宋体" w:hAnsi="宋体" w:hint="eastAsia"/>
                  <w:sz w:val="24"/>
                </w:rPr>
                <w:delText>会科学领域</w:delText>
              </w:r>
            </w:del>
            <w:r>
              <w:rPr>
                <w:rFonts w:ascii="宋体" w:hAnsi="宋体" w:hint="eastAsia"/>
                <w:sz w:val="24"/>
              </w:rPr>
              <w:t>的科研人员。问卷内容将包括</w:t>
            </w:r>
            <w:ins w:id="61" w:author="雅凡 相" w:date="2024-12-31T09:56:00Z">
              <w:r w:rsidR="00F84087">
                <w:rPr>
                  <w:rFonts w:ascii="宋体" w:hAnsi="宋体" w:hint="eastAsia"/>
                  <w:sz w:val="24"/>
                </w:rPr>
                <w:t>基础信息收集和复用</w:t>
              </w:r>
            </w:ins>
            <w:ins w:id="62" w:author="雅凡 相" w:date="2024-12-31T09:57:00Z">
              <w:r w:rsidR="00F84087">
                <w:rPr>
                  <w:rFonts w:ascii="宋体" w:hAnsi="宋体" w:hint="eastAsia"/>
                  <w:sz w:val="24"/>
                </w:rPr>
                <w:t>态度调查两部分内容，其中复用态度调查涉及</w:t>
              </w:r>
            </w:ins>
            <w:del w:id="63" w:author="雅凡 相" w:date="2024-12-31T09:57:00Z">
              <w:r w:rsidDel="00F84087">
                <w:rPr>
                  <w:rFonts w:ascii="宋体" w:hAnsi="宋体" w:hint="eastAsia"/>
                  <w:sz w:val="24"/>
                </w:rPr>
                <w:delText>个人信息</w:delText>
              </w:r>
              <w:r w:rsidDel="00F84087">
                <w:rPr>
                  <w:rFonts w:ascii="宋体" w:hAnsi="宋体" w:hint="eastAsia"/>
                  <w:sz w:val="24"/>
                </w:rPr>
                <w:delText>（如年龄、性别、学术职位）、对社交平台使用的频率与目的、</w:delText>
              </w:r>
            </w:del>
            <w:r>
              <w:rPr>
                <w:rFonts w:ascii="宋体" w:hAnsi="宋体" w:hint="eastAsia"/>
                <w:sz w:val="24"/>
              </w:rPr>
              <w:t>对不同类型社交线索的认知与偏好、对数据复用的态度和行为等多个维度。通过这种方式，可以获得更为丰富的一手资料，补充实验数据的局限性。</w:t>
            </w:r>
          </w:p>
          <w:p w14:paraId="03E3C068" w14:textId="396E25B9" w:rsidR="00992466" w:rsidRDefault="00847D9D">
            <w:pPr>
              <w:spacing w:line="500" w:lineRule="exact"/>
              <w:ind w:firstLineChars="200" w:firstLine="480"/>
              <w:rPr>
                <w:rFonts w:ascii="宋体" w:hAnsi="宋体"/>
                <w:sz w:val="24"/>
              </w:rPr>
            </w:pPr>
            <w:r>
              <w:rPr>
                <w:rFonts w:ascii="宋体" w:hAnsi="宋体" w:hint="eastAsia"/>
                <w:sz w:val="24"/>
              </w:rPr>
              <w:t>数据分析方法：采用多种统计分析工具和技术来处理收集到的数据。例如，</w:t>
            </w:r>
            <w:ins w:id="64" w:author="雅凡 相" w:date="2024-12-31T09:58:00Z">
              <w:r w:rsidR="00F84087">
                <w:rPr>
                  <w:rFonts w:ascii="宋体" w:hAnsi="宋体" w:hint="eastAsia"/>
                  <w:sz w:val="24"/>
                </w:rPr>
                <w:t>利用方差分析等统计方法验证</w:t>
              </w:r>
              <w:proofErr w:type="gramStart"/>
              <w:r w:rsidR="00F84087">
                <w:rPr>
                  <w:rFonts w:ascii="宋体" w:hAnsi="宋体" w:hint="eastAsia"/>
                  <w:sz w:val="24"/>
                </w:rPr>
                <w:t>不</w:t>
              </w:r>
              <w:proofErr w:type="gramEnd"/>
              <w:r w:rsidR="00F84087">
                <w:rPr>
                  <w:rFonts w:ascii="宋体" w:hAnsi="宋体" w:hint="eastAsia"/>
                  <w:sz w:val="24"/>
                </w:rPr>
                <w:t>社交线索影响下的数据复用行为特征差异；</w:t>
              </w:r>
            </w:ins>
            <w:r>
              <w:rPr>
                <w:rFonts w:ascii="宋体" w:hAnsi="宋体" w:hint="eastAsia"/>
                <w:sz w:val="24"/>
              </w:rPr>
              <w:t>利用结构方程建模（</w:t>
            </w:r>
            <w:r>
              <w:rPr>
                <w:rFonts w:ascii="宋体" w:hAnsi="宋体" w:hint="eastAsia"/>
                <w:sz w:val="24"/>
              </w:rPr>
              <w:t>SEM</w:t>
            </w:r>
            <w:r>
              <w:rPr>
                <w:rFonts w:ascii="宋体" w:hAnsi="宋体" w:hint="eastAsia"/>
                <w:sz w:val="24"/>
              </w:rPr>
              <w:t>）检验理论模型中各变量之间的关系</w:t>
            </w:r>
            <w:del w:id="65" w:author="雅凡 相" w:date="2024-12-31T09:58:00Z">
              <w:r w:rsidDel="00F84087">
                <w:rPr>
                  <w:rFonts w:ascii="宋体" w:hAnsi="宋体" w:hint="eastAsia"/>
                  <w:sz w:val="24"/>
                </w:rPr>
                <w:delText>；运用回归分析探讨关键因素对数据复用意愿的影响程度；借助网络分析揭示社交网络内部的关系结构及其对个体行为的作用机制</w:delText>
              </w:r>
            </w:del>
            <w:ins w:id="66" w:author="雅凡 相" w:date="2024-12-31T09:58:00Z">
              <w:r w:rsidR="00F84087">
                <w:rPr>
                  <w:rFonts w:ascii="宋体" w:hAnsi="宋体" w:hint="eastAsia"/>
                  <w:sz w:val="24"/>
                </w:rPr>
                <w:t>等</w:t>
              </w:r>
            </w:ins>
            <w:r>
              <w:rPr>
                <w:rFonts w:ascii="宋体" w:hAnsi="宋体" w:hint="eastAsia"/>
                <w:sz w:val="24"/>
              </w:rPr>
              <w:t>。同时，针对定性数据，如开放式问题的回答，将</w:t>
            </w:r>
            <w:r>
              <w:rPr>
                <w:rFonts w:ascii="宋体" w:hAnsi="宋体" w:hint="eastAsia"/>
                <w:sz w:val="24"/>
              </w:rPr>
              <w:t>采用内容分析法进行编码和分类，提炼出共性观点和潜在模式。</w:t>
            </w:r>
          </w:p>
          <w:p w14:paraId="650191F5" w14:textId="77777777" w:rsidR="00992466" w:rsidRDefault="00847D9D">
            <w:pPr>
              <w:spacing w:line="500" w:lineRule="exact"/>
            </w:pPr>
            <w:r>
              <w:rPr>
                <w:rFonts w:hint="eastAsia"/>
                <w:sz w:val="24"/>
              </w:rPr>
              <w:t>（</w:t>
            </w:r>
            <w:r>
              <w:rPr>
                <w:rFonts w:hint="eastAsia"/>
                <w:sz w:val="24"/>
              </w:rPr>
              <w:t>3</w:t>
            </w:r>
            <w:r>
              <w:rPr>
                <w:rFonts w:hint="eastAsia"/>
                <w:sz w:val="24"/>
              </w:rPr>
              <w:t>）结果讨论</w:t>
            </w:r>
          </w:p>
          <w:p w14:paraId="61A959BE" w14:textId="77777777" w:rsidR="00992466" w:rsidRDefault="00847D9D">
            <w:pPr>
              <w:spacing w:line="500" w:lineRule="exact"/>
              <w:ind w:firstLineChars="200" w:firstLine="480"/>
              <w:rPr>
                <w:rFonts w:ascii="宋体" w:hAnsi="宋体"/>
                <w:sz w:val="24"/>
              </w:rPr>
            </w:pPr>
            <w:r>
              <w:rPr>
                <w:rFonts w:ascii="宋体" w:hAnsi="宋体" w:hint="eastAsia"/>
                <w:sz w:val="24"/>
              </w:rPr>
              <w:t>基于上述理论和实证研究，本研究将进一步总结不同在线社交线索对社会科学数据复用行为的具体影响，并提出相应的政策建议和实践指导。</w:t>
            </w:r>
          </w:p>
          <w:p w14:paraId="7B3E4043" w14:textId="63BE1D0E" w:rsidR="00992466" w:rsidRDefault="00847D9D">
            <w:pPr>
              <w:spacing w:line="500" w:lineRule="exact"/>
              <w:ind w:firstLineChars="200" w:firstLine="480"/>
              <w:rPr>
                <w:rFonts w:ascii="宋体" w:hAnsi="宋体"/>
                <w:sz w:val="24"/>
              </w:rPr>
            </w:pPr>
            <w:r>
              <w:rPr>
                <w:rFonts w:ascii="宋体" w:hAnsi="宋体" w:hint="eastAsia"/>
                <w:sz w:val="24"/>
              </w:rPr>
              <w:t>影响机制解析：详细阐述不同类型社交线索</w:t>
            </w:r>
            <w:del w:id="67" w:author="雅凡 相" w:date="2024-12-31T09:58:00Z">
              <w:r w:rsidDel="00F84087">
                <w:rPr>
                  <w:rFonts w:ascii="宋体" w:hAnsi="宋体" w:hint="eastAsia"/>
                  <w:sz w:val="24"/>
                </w:rPr>
                <w:delText>（如点赞、评论、转发等）</w:delText>
              </w:r>
            </w:del>
            <w:r>
              <w:rPr>
                <w:rFonts w:ascii="宋体" w:hAnsi="宋体" w:hint="eastAsia"/>
                <w:sz w:val="24"/>
              </w:rPr>
              <w:t>如何作用于科研人员的心理认知过程，进而影响其数据复用行为。特别关注社交线索带来的</w:t>
            </w:r>
            <w:del w:id="68" w:author="雅凡 相" w:date="2024-12-31T09:59:00Z">
              <w:r w:rsidDel="00F84087">
                <w:rPr>
                  <w:rFonts w:ascii="宋体" w:hAnsi="宋体" w:hint="eastAsia"/>
                  <w:sz w:val="24"/>
                </w:rPr>
                <w:delText>信任增强效应</w:delText>
              </w:r>
            </w:del>
            <w:ins w:id="69" w:author="雅凡 相" w:date="2024-12-31T09:59:00Z">
              <w:r w:rsidR="00F84087">
                <w:rPr>
                  <w:rFonts w:ascii="宋体" w:hAnsi="宋体" w:hint="eastAsia"/>
                  <w:sz w:val="24"/>
                </w:rPr>
                <w:t>感知可复用性提升</w:t>
              </w:r>
            </w:ins>
            <w:r>
              <w:rPr>
                <w:rFonts w:ascii="宋体" w:hAnsi="宋体" w:hint="eastAsia"/>
                <w:sz w:val="24"/>
              </w:rPr>
              <w:t>、</w:t>
            </w:r>
            <w:ins w:id="70" w:author="雅凡 相" w:date="2024-12-31T09:59:00Z">
              <w:r w:rsidR="00F84087">
                <w:rPr>
                  <w:rFonts w:ascii="宋体" w:hAnsi="宋体" w:hint="eastAsia"/>
                  <w:sz w:val="24"/>
                </w:rPr>
                <w:t>复用难度降低和复用</w:t>
              </w:r>
            </w:ins>
            <w:del w:id="71" w:author="雅凡 相" w:date="2024-12-31T09:59:00Z">
              <w:r w:rsidDel="00F84087">
                <w:rPr>
                  <w:rFonts w:ascii="宋体" w:hAnsi="宋体" w:hint="eastAsia"/>
                  <w:sz w:val="24"/>
                </w:rPr>
                <w:delText>信息筛选</w:delText>
              </w:r>
            </w:del>
            <w:r>
              <w:rPr>
                <w:rFonts w:ascii="宋体" w:hAnsi="宋体" w:hint="eastAsia"/>
                <w:sz w:val="24"/>
              </w:rPr>
              <w:t>效率提升</w:t>
            </w:r>
            <w:del w:id="72" w:author="雅凡 相" w:date="2024-12-31T09:59:00Z">
              <w:r w:rsidDel="00F84087">
                <w:rPr>
                  <w:rFonts w:ascii="宋体" w:hAnsi="宋体" w:hint="eastAsia"/>
                  <w:sz w:val="24"/>
                </w:rPr>
                <w:delText>以及社交认同感形成</w:delText>
              </w:r>
            </w:del>
            <w:r>
              <w:rPr>
                <w:rFonts w:ascii="宋体" w:hAnsi="宋体" w:hint="eastAsia"/>
                <w:sz w:val="24"/>
              </w:rPr>
              <w:t>等方面的变化。</w:t>
            </w:r>
          </w:p>
          <w:p w14:paraId="1BADDBDD" w14:textId="796D9CA8" w:rsidR="00992466" w:rsidRDefault="00847D9D">
            <w:pPr>
              <w:spacing w:line="500" w:lineRule="exact"/>
              <w:ind w:firstLineChars="200" w:firstLine="480"/>
              <w:rPr>
                <w:rFonts w:ascii="宋体" w:hAnsi="宋体"/>
                <w:sz w:val="24"/>
              </w:rPr>
            </w:pPr>
            <w:r>
              <w:rPr>
                <w:rFonts w:ascii="宋体" w:hAnsi="宋体" w:hint="eastAsia"/>
                <w:sz w:val="24"/>
              </w:rPr>
              <w:t>行为特征归纳：通过对大量样本数据的分析，概括出社会科学领域科研人员在不同社交线索下的典型数据复用行为模式。</w:t>
            </w:r>
            <w:r>
              <w:rPr>
                <w:rFonts w:ascii="宋体" w:hAnsi="宋体" w:hint="eastAsia"/>
                <w:sz w:val="24"/>
              </w:rPr>
              <w:t>例如，哪些类型的社交线索更容易引发积极的数据复用行为？</w:t>
            </w:r>
            <w:ins w:id="73" w:author="雅凡 相" w:date="2024-12-31T10:00:00Z">
              <w:r w:rsidR="00F84087">
                <w:rPr>
                  <w:rFonts w:ascii="宋体" w:hAnsi="宋体" w:hint="eastAsia"/>
                  <w:sz w:val="24"/>
                </w:rPr>
                <w:t>不同类型在线社交线索影响下</w:t>
              </w:r>
            </w:ins>
            <w:r>
              <w:rPr>
                <w:rFonts w:ascii="宋体" w:hAnsi="宋体" w:hint="eastAsia"/>
                <w:sz w:val="24"/>
              </w:rPr>
              <w:t>科研人员</w:t>
            </w:r>
            <w:ins w:id="74" w:author="雅凡 相" w:date="2024-12-31T10:00:00Z">
              <w:r w:rsidR="00F84087">
                <w:rPr>
                  <w:rFonts w:ascii="宋体" w:hAnsi="宋体" w:hint="eastAsia"/>
                  <w:sz w:val="24"/>
                </w:rPr>
                <w:t>复用流程有</w:t>
              </w:r>
              <w:r w:rsidR="00F84087">
                <w:rPr>
                  <w:rFonts w:ascii="宋体" w:hAnsi="宋体" w:hint="eastAsia"/>
                  <w:sz w:val="24"/>
                </w:rPr>
                <w:lastRenderedPageBreak/>
                <w:t>什么差异</w:t>
              </w:r>
            </w:ins>
            <w:del w:id="75" w:author="雅凡 相" w:date="2024-12-31T10:00:00Z">
              <w:r w:rsidDel="00F84087">
                <w:rPr>
                  <w:rFonts w:ascii="宋体" w:hAnsi="宋体" w:hint="eastAsia"/>
                  <w:sz w:val="24"/>
                </w:rPr>
                <w:delText>在选择复用数据时最看重哪些因素</w:delText>
              </w:r>
            </w:del>
            <w:r>
              <w:rPr>
                <w:rFonts w:ascii="宋体" w:hAnsi="宋体" w:hint="eastAsia"/>
                <w:sz w:val="24"/>
              </w:rPr>
              <w:t>？这些问题的答案将有助于构建更加准确的行为画像。</w:t>
            </w:r>
          </w:p>
          <w:p w14:paraId="7792C3F0" w14:textId="491FED14" w:rsidR="00992466" w:rsidDel="00F84087" w:rsidRDefault="00847D9D">
            <w:pPr>
              <w:spacing w:line="500" w:lineRule="exact"/>
              <w:ind w:firstLineChars="200" w:firstLine="480"/>
              <w:rPr>
                <w:del w:id="76" w:author="雅凡 相" w:date="2024-12-31T10:00:00Z"/>
                <w:rFonts w:ascii="宋体" w:hAnsi="宋体"/>
                <w:sz w:val="24"/>
              </w:rPr>
            </w:pPr>
            <w:del w:id="77" w:author="雅凡 相" w:date="2024-12-31T10:00:00Z">
              <w:r w:rsidDel="00F84087">
                <w:rPr>
                  <w:rFonts w:ascii="宋体" w:hAnsi="宋体" w:hint="eastAsia"/>
                  <w:sz w:val="24"/>
                </w:rPr>
                <w:delText>外部影响因素评估：除了直接的社交线索外，还有许多其他因素可能间接影响数据复用行为，如组织文化、政策法规、技术支持等。因此，本研究还将探讨这些外部因素的作用方式及其相互之间的交互效应，为制定综合性策略提供依据。</w:delText>
              </w:r>
            </w:del>
          </w:p>
          <w:p w14:paraId="323F9558" w14:textId="77777777" w:rsidR="00992466" w:rsidRDefault="00847D9D">
            <w:pPr>
              <w:numPr>
                <w:ilvl w:val="0"/>
                <w:numId w:val="5"/>
              </w:numPr>
              <w:spacing w:line="500" w:lineRule="exact"/>
              <w:rPr>
                <w:rFonts w:ascii="宋体" w:hAnsi="宋体"/>
                <w:sz w:val="24"/>
              </w:rPr>
            </w:pPr>
            <w:r>
              <w:rPr>
                <w:rFonts w:ascii="宋体" w:hAnsi="宋体" w:hint="eastAsia"/>
                <w:sz w:val="24"/>
              </w:rPr>
              <w:t>要解决的问题</w:t>
            </w:r>
          </w:p>
          <w:p w14:paraId="75BA17F9" w14:textId="77777777" w:rsidR="00992466" w:rsidRDefault="00847D9D">
            <w:pPr>
              <w:spacing w:line="500" w:lineRule="exact"/>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）理解社交线索对数据复用行为的影响机制</w:t>
            </w:r>
          </w:p>
          <w:p w14:paraId="18936BE2" w14:textId="77777777" w:rsidR="00992466" w:rsidRDefault="00847D9D">
            <w:pPr>
              <w:spacing w:line="500" w:lineRule="exact"/>
              <w:ind w:firstLineChars="200" w:firstLine="480"/>
              <w:rPr>
                <w:rFonts w:ascii="宋体" w:hAnsi="宋体"/>
                <w:sz w:val="24"/>
              </w:rPr>
            </w:pPr>
            <w:r>
              <w:rPr>
                <w:rFonts w:ascii="宋体" w:hAnsi="宋体" w:hint="eastAsia"/>
                <w:sz w:val="24"/>
              </w:rPr>
              <w:t>尽管已有研究表明社交线索能够显著影响用户行为，但对于具体到社会科学数据复用这一特殊情境下的影响机制尚不</w:t>
            </w:r>
            <w:r>
              <w:rPr>
                <w:rFonts w:ascii="宋体" w:hAnsi="宋体" w:hint="eastAsia"/>
                <w:sz w:val="24"/>
              </w:rPr>
              <w:t>明确。为此，本研究将重点回答以下问题：</w:t>
            </w:r>
          </w:p>
          <w:p w14:paraId="5D30C5B3" w14:textId="77777777" w:rsidR="00992466" w:rsidRDefault="00847D9D">
            <w:pPr>
              <w:spacing w:line="500" w:lineRule="exact"/>
              <w:ind w:firstLineChars="200" w:firstLine="480"/>
              <w:rPr>
                <w:rFonts w:ascii="宋体" w:hAnsi="宋体"/>
                <w:sz w:val="24"/>
              </w:rPr>
            </w:pPr>
            <w:r>
              <w:rPr>
                <w:rFonts w:ascii="宋体" w:hAnsi="宋体" w:hint="eastAsia"/>
                <w:sz w:val="24"/>
              </w:rPr>
              <w:t>不同类型的社交线索</w:t>
            </w:r>
            <w:commentRangeStart w:id="78"/>
            <w:r>
              <w:rPr>
                <w:rFonts w:ascii="宋体" w:hAnsi="宋体" w:hint="eastAsia"/>
                <w:sz w:val="24"/>
              </w:rPr>
              <w:t>（如点赞、评论、转发等）</w:t>
            </w:r>
            <w:commentRangeEnd w:id="78"/>
            <w:r w:rsidR="00F84087">
              <w:rPr>
                <w:rStyle w:val="a8"/>
              </w:rPr>
              <w:commentReference w:id="78"/>
            </w:r>
            <w:r>
              <w:rPr>
                <w:rFonts w:ascii="宋体" w:hAnsi="宋体" w:hint="eastAsia"/>
                <w:sz w:val="24"/>
              </w:rPr>
              <w:t>如何影响科研人员对数据的信任度？</w:t>
            </w:r>
          </w:p>
          <w:p w14:paraId="19A41136" w14:textId="77777777" w:rsidR="00992466" w:rsidRDefault="00847D9D">
            <w:pPr>
              <w:spacing w:line="500" w:lineRule="exact"/>
              <w:ind w:firstLineChars="200" w:firstLine="480"/>
              <w:rPr>
                <w:rFonts w:ascii="宋体" w:hAnsi="宋体"/>
                <w:sz w:val="24"/>
              </w:rPr>
            </w:pPr>
            <w:r>
              <w:rPr>
                <w:rFonts w:ascii="宋体" w:hAnsi="宋体" w:hint="eastAsia"/>
                <w:sz w:val="24"/>
              </w:rPr>
              <w:t>社交线索是否能提高科研人员对数据可用性的评估？如果是，那么这种提升是通过什么途径实现的？</w:t>
            </w:r>
          </w:p>
          <w:p w14:paraId="3B132729" w14:textId="77777777" w:rsidR="00992466" w:rsidRDefault="00847D9D">
            <w:pPr>
              <w:spacing w:line="500" w:lineRule="exact"/>
              <w:ind w:firstLineChars="200" w:firstLine="480"/>
              <w:rPr>
                <w:rFonts w:ascii="宋体" w:hAnsi="宋体"/>
                <w:sz w:val="24"/>
              </w:rPr>
            </w:pPr>
            <w:r>
              <w:rPr>
                <w:rFonts w:ascii="宋体" w:hAnsi="宋体" w:hint="eastAsia"/>
                <w:sz w:val="24"/>
              </w:rPr>
              <w:t>在面对多种社交线索时，科研人员如何做出最终的数据复用决策？是否存在某些优先考虑的因素？</w:t>
            </w:r>
          </w:p>
          <w:p w14:paraId="1881A665" w14:textId="77777777" w:rsidR="00992466" w:rsidRDefault="00847D9D">
            <w:pPr>
              <w:spacing w:line="500" w:lineRule="exact"/>
              <w:rPr>
                <w:rFonts w:ascii="宋体" w:hAnsi="宋体"/>
                <w:sz w:val="24"/>
              </w:rPr>
            </w:pPr>
            <w:r>
              <w:rPr>
                <w:rFonts w:ascii="宋体" w:hAnsi="宋体" w:hint="eastAsia"/>
                <w:sz w:val="24"/>
              </w:rPr>
              <w:t>（</w:t>
            </w:r>
            <w:r>
              <w:rPr>
                <w:rFonts w:ascii="宋体" w:hAnsi="宋体" w:hint="eastAsia"/>
                <w:sz w:val="24"/>
              </w:rPr>
              <w:t>2</w:t>
            </w:r>
            <w:r>
              <w:rPr>
                <w:rFonts w:ascii="宋体" w:hAnsi="宋体" w:hint="eastAsia"/>
                <w:sz w:val="24"/>
              </w:rPr>
              <w:t>）揭示数据复用行为的内在逻辑和外部影响因素</w:t>
            </w:r>
          </w:p>
          <w:p w14:paraId="767FDDC9" w14:textId="77777777" w:rsidR="00992466" w:rsidRDefault="00847D9D">
            <w:pPr>
              <w:spacing w:line="500" w:lineRule="exact"/>
              <w:ind w:firstLineChars="200" w:firstLine="480"/>
              <w:rPr>
                <w:rFonts w:ascii="宋体" w:hAnsi="宋体"/>
                <w:sz w:val="24"/>
              </w:rPr>
            </w:pPr>
            <w:r>
              <w:rPr>
                <w:rFonts w:ascii="宋体" w:hAnsi="宋体" w:hint="eastAsia"/>
                <w:sz w:val="24"/>
              </w:rPr>
              <w:t>社会科学领域的科研人员在选择复用数据时往往面临复杂的</w:t>
            </w:r>
            <w:proofErr w:type="gramStart"/>
            <w:r>
              <w:rPr>
                <w:rFonts w:ascii="宋体" w:hAnsi="宋体" w:hint="eastAsia"/>
                <w:sz w:val="24"/>
              </w:rPr>
              <w:t>考量</w:t>
            </w:r>
            <w:proofErr w:type="gramEnd"/>
            <w:r>
              <w:rPr>
                <w:rFonts w:ascii="宋体" w:hAnsi="宋体" w:hint="eastAsia"/>
                <w:sz w:val="24"/>
              </w:rPr>
              <w:t>。本研究试图揭示这些行为背后的内在逻辑</w:t>
            </w:r>
            <w:proofErr w:type="gramStart"/>
            <w:r>
              <w:rPr>
                <w:rFonts w:ascii="宋体" w:hAnsi="宋体" w:hint="eastAsia"/>
                <w:sz w:val="24"/>
              </w:rPr>
              <w:t>及其受</w:t>
            </w:r>
            <w:proofErr w:type="gramEnd"/>
            <w:r>
              <w:rPr>
                <w:rFonts w:ascii="宋体" w:hAnsi="宋体" w:hint="eastAsia"/>
                <w:sz w:val="24"/>
              </w:rPr>
              <w:t>外界因素的影响：</w:t>
            </w:r>
          </w:p>
          <w:p w14:paraId="062EAD7E" w14:textId="77777777" w:rsidR="00992466" w:rsidRDefault="00847D9D">
            <w:pPr>
              <w:spacing w:line="500" w:lineRule="exact"/>
              <w:ind w:firstLineChars="200" w:firstLine="480"/>
              <w:rPr>
                <w:rFonts w:ascii="宋体" w:hAnsi="宋体"/>
                <w:sz w:val="24"/>
              </w:rPr>
            </w:pPr>
            <w:r>
              <w:rPr>
                <w:rFonts w:ascii="宋体" w:hAnsi="宋体" w:hint="eastAsia"/>
                <w:sz w:val="24"/>
              </w:rPr>
              <w:t>科研人员在选择复用数据时最关心哪些方面？例如，数据的相关性、质量、来源可信度等。</w:t>
            </w:r>
          </w:p>
          <w:p w14:paraId="1D9C9931" w14:textId="35E5AE02" w:rsidR="00992466" w:rsidRDefault="00F84087">
            <w:pPr>
              <w:spacing w:line="500" w:lineRule="exact"/>
              <w:ind w:firstLineChars="200" w:firstLine="480"/>
              <w:rPr>
                <w:rFonts w:ascii="宋体" w:hAnsi="宋体"/>
                <w:sz w:val="24"/>
              </w:rPr>
            </w:pPr>
            <w:ins w:id="79" w:author="雅凡 相" w:date="2024-12-31T10:02:00Z">
              <w:r>
                <w:rPr>
                  <w:rFonts w:ascii="宋体" w:hAnsi="宋体" w:hint="eastAsia"/>
                  <w:sz w:val="24"/>
                </w:rPr>
                <w:t>线索呈现在哪个位置更容易帮助科研人员理解科学数据？不同类型线索匹配的</w:t>
              </w:r>
            </w:ins>
            <w:ins w:id="80" w:author="雅凡 相" w:date="2024-12-31T10:03:00Z">
              <w:r>
                <w:rPr>
                  <w:rFonts w:ascii="宋体" w:hAnsi="宋体" w:hint="eastAsia"/>
                  <w:sz w:val="24"/>
                </w:rPr>
                <w:t>最佳位置是否一致？</w:t>
              </w:r>
            </w:ins>
            <w:ins w:id="81" w:author="雅凡 相" w:date="2024-12-31T10:02:00Z">
              <w:r w:rsidDel="00F84087">
                <w:rPr>
                  <w:rFonts w:ascii="宋体" w:hAnsi="宋体" w:hint="eastAsia"/>
                  <w:sz w:val="24"/>
                </w:rPr>
                <w:t xml:space="preserve"> </w:t>
              </w:r>
            </w:ins>
            <w:del w:id="82" w:author="雅凡 相" w:date="2024-12-31T10:02:00Z">
              <w:r w:rsidR="00847D9D" w:rsidDel="00F84087">
                <w:rPr>
                  <w:rFonts w:ascii="宋体" w:hAnsi="宋体" w:hint="eastAsia"/>
                  <w:sz w:val="24"/>
                </w:rPr>
                <w:delText>除了</w:delText>
              </w:r>
              <w:r w:rsidR="00847D9D" w:rsidDel="00F84087">
                <w:rPr>
                  <w:rFonts w:ascii="宋体" w:hAnsi="宋体" w:hint="eastAsia"/>
                  <w:sz w:val="24"/>
                </w:rPr>
                <w:delText>社交线索外，还有哪些外部因素（如政策支持、技术支持、组织文化等）会影响科研人员的数据复用行为？</w:delText>
              </w:r>
            </w:del>
          </w:p>
          <w:p w14:paraId="40ACCBC4" w14:textId="77777777" w:rsidR="00992466" w:rsidRDefault="00847D9D">
            <w:pPr>
              <w:spacing w:line="500" w:lineRule="exact"/>
              <w:ind w:firstLineChars="200" w:firstLine="480"/>
              <w:rPr>
                <w:rFonts w:ascii="宋体" w:hAnsi="宋体"/>
                <w:sz w:val="24"/>
              </w:rPr>
            </w:pPr>
            <w:r>
              <w:rPr>
                <w:rFonts w:ascii="宋体" w:hAnsi="宋体" w:hint="eastAsia"/>
                <w:sz w:val="24"/>
              </w:rPr>
              <w:t>如何平衡个人需求与集体利益之间的矛盾？特别是在跨学科合作项目中，不同背景的科研人员之间可能存在不同的数据复用偏好，如何协调这些差异？</w:t>
            </w:r>
          </w:p>
          <w:p w14:paraId="36F6617F" w14:textId="77777777" w:rsidR="00992466" w:rsidRDefault="00847D9D">
            <w:pPr>
              <w:spacing w:line="500" w:lineRule="exact"/>
              <w:rPr>
                <w:rFonts w:ascii="宋体" w:hAnsi="宋体"/>
                <w:sz w:val="24"/>
              </w:rPr>
            </w:pPr>
            <w:r>
              <w:rPr>
                <w:rFonts w:ascii="宋体" w:hAnsi="宋体" w:hint="eastAsia"/>
                <w:sz w:val="24"/>
              </w:rPr>
              <w:lastRenderedPageBreak/>
              <w:t>（</w:t>
            </w:r>
            <w:r>
              <w:rPr>
                <w:rFonts w:ascii="宋体" w:hAnsi="宋体" w:hint="eastAsia"/>
                <w:sz w:val="24"/>
              </w:rPr>
              <w:t>3</w:t>
            </w:r>
            <w:r>
              <w:rPr>
                <w:rFonts w:ascii="宋体" w:hAnsi="宋体" w:hint="eastAsia"/>
                <w:sz w:val="24"/>
              </w:rPr>
              <w:t>）提供政策建议和实践指导</w:t>
            </w:r>
          </w:p>
          <w:p w14:paraId="71628D0B" w14:textId="77777777" w:rsidR="00992466" w:rsidRDefault="00847D9D">
            <w:pPr>
              <w:spacing w:line="500" w:lineRule="exact"/>
              <w:ind w:firstLineChars="200" w:firstLine="480"/>
              <w:rPr>
                <w:rFonts w:ascii="宋体" w:hAnsi="宋体"/>
                <w:sz w:val="24"/>
              </w:rPr>
            </w:pPr>
            <w:r>
              <w:rPr>
                <w:rFonts w:ascii="宋体" w:hAnsi="宋体" w:hint="eastAsia"/>
                <w:sz w:val="24"/>
              </w:rPr>
              <w:t>基于对上述问题的解答，本研究将为相关政策制定者和实践者提供具体的建议：</w:t>
            </w:r>
          </w:p>
          <w:p w14:paraId="4CA2CDA6" w14:textId="77777777" w:rsidR="00992466" w:rsidRDefault="00847D9D">
            <w:pPr>
              <w:spacing w:line="500" w:lineRule="exact"/>
              <w:ind w:firstLineChars="200" w:firstLine="480"/>
              <w:rPr>
                <w:rFonts w:ascii="宋体" w:hAnsi="宋体"/>
                <w:sz w:val="24"/>
              </w:rPr>
            </w:pPr>
            <w:r>
              <w:rPr>
                <w:rFonts w:ascii="宋体" w:hAnsi="宋体" w:hint="eastAsia"/>
                <w:sz w:val="24"/>
              </w:rPr>
              <w:t>如何优化现有的科研数据共享平台，使其更好地适应科研人员的需求？特别是如何增强社交功能，促进更多的交流与合作？</w:t>
            </w:r>
          </w:p>
          <w:p w14:paraId="6FBECF0F" w14:textId="77777777" w:rsidR="00992466" w:rsidRDefault="00847D9D">
            <w:pPr>
              <w:spacing w:line="500" w:lineRule="exact"/>
              <w:ind w:firstLineChars="200" w:firstLine="480"/>
              <w:rPr>
                <w:rFonts w:ascii="宋体" w:hAnsi="宋体"/>
                <w:sz w:val="24"/>
              </w:rPr>
            </w:pPr>
            <w:r>
              <w:rPr>
                <w:rFonts w:ascii="宋体" w:hAnsi="宋体" w:hint="eastAsia"/>
                <w:sz w:val="24"/>
              </w:rPr>
              <w:t>政府和学术机构应采取哪些措施来鼓励科研人员积极参与数据共享与复用活动？例如，设立专项基金、提供培训课程等。</w:t>
            </w:r>
          </w:p>
          <w:p w14:paraId="0F32FA90" w14:textId="77777777" w:rsidR="00992466" w:rsidRDefault="00847D9D">
            <w:pPr>
              <w:spacing w:line="500" w:lineRule="exact"/>
              <w:ind w:firstLineChars="200" w:firstLine="480"/>
              <w:rPr>
                <w:rFonts w:ascii="宋体" w:hAnsi="宋体"/>
                <w:sz w:val="24"/>
              </w:rPr>
            </w:pPr>
            <w:r>
              <w:rPr>
                <w:rFonts w:ascii="宋体" w:hAnsi="宋体" w:hint="eastAsia"/>
                <w:sz w:val="24"/>
              </w:rPr>
              <w:t>图书情报机构和其他信息服务提供商可以采取哪些行动来改进数据管理和服务，帮助科研人员更高效地找到和使用所需数据？</w:t>
            </w:r>
          </w:p>
          <w:p w14:paraId="21116DDA" w14:textId="77777777" w:rsidR="00992466" w:rsidRDefault="00847D9D">
            <w:pPr>
              <w:numPr>
                <w:ilvl w:val="0"/>
                <w:numId w:val="5"/>
              </w:numPr>
              <w:spacing w:line="500" w:lineRule="exact"/>
              <w:rPr>
                <w:rFonts w:ascii="宋体" w:hAnsi="宋体"/>
                <w:sz w:val="24"/>
              </w:rPr>
            </w:pPr>
            <w:commentRangeStart w:id="83"/>
            <w:r>
              <w:rPr>
                <w:rFonts w:ascii="宋体" w:hAnsi="宋体" w:hint="eastAsia"/>
                <w:sz w:val="24"/>
              </w:rPr>
              <w:t>本文的初步方案</w:t>
            </w:r>
            <w:commentRangeEnd w:id="83"/>
            <w:r w:rsidR="00F84087">
              <w:rPr>
                <w:rStyle w:val="a8"/>
              </w:rPr>
              <w:commentReference w:id="83"/>
            </w:r>
          </w:p>
          <w:p w14:paraId="46EB2190" w14:textId="77777777" w:rsidR="00992466" w:rsidRDefault="00847D9D">
            <w:pPr>
              <w:spacing w:line="500" w:lineRule="exact"/>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）研究设计</w:t>
            </w:r>
          </w:p>
          <w:p w14:paraId="14C4C596" w14:textId="77777777" w:rsidR="00992466" w:rsidRDefault="00847D9D">
            <w:pPr>
              <w:spacing w:line="500" w:lineRule="exact"/>
              <w:ind w:firstLineChars="200" w:firstLine="480"/>
              <w:rPr>
                <w:rFonts w:ascii="宋体" w:hAnsi="宋体"/>
                <w:sz w:val="24"/>
              </w:rPr>
            </w:pPr>
            <w:r>
              <w:rPr>
                <w:rFonts w:ascii="宋体" w:hAnsi="宋体" w:hint="eastAsia"/>
                <w:sz w:val="24"/>
              </w:rPr>
              <w:t>为了确保研究的有效性和可靠性，本研究将遵循严格的科学研究方法论，具体包括以下几个步骤：</w:t>
            </w:r>
          </w:p>
          <w:p w14:paraId="1C143685" w14:textId="77777777" w:rsidR="00992466" w:rsidRDefault="00847D9D">
            <w:pPr>
              <w:spacing w:line="500" w:lineRule="exact"/>
              <w:ind w:firstLineChars="200" w:firstLine="480"/>
              <w:rPr>
                <w:rFonts w:ascii="宋体" w:hAnsi="宋体"/>
                <w:sz w:val="24"/>
              </w:rPr>
            </w:pPr>
            <w:r>
              <w:rPr>
                <w:rFonts w:ascii="宋体" w:hAnsi="宋体" w:hint="eastAsia"/>
                <w:sz w:val="24"/>
              </w:rPr>
              <w:t>理论框架选择：综合考虑已有文献和本研究的目标，选择合适的技术接</w:t>
            </w:r>
            <w:r>
              <w:rPr>
                <w:rFonts w:ascii="宋体" w:hAnsi="宋体" w:hint="eastAsia"/>
                <w:sz w:val="24"/>
              </w:rPr>
              <w:t>受模型（</w:t>
            </w:r>
            <w:r>
              <w:rPr>
                <w:rFonts w:ascii="宋体" w:hAnsi="宋体" w:hint="eastAsia"/>
                <w:sz w:val="24"/>
              </w:rPr>
              <w:t>TAM</w:t>
            </w:r>
            <w:r>
              <w:rPr>
                <w:rFonts w:ascii="宋体" w:hAnsi="宋体" w:hint="eastAsia"/>
                <w:sz w:val="24"/>
              </w:rPr>
              <w:t>）、计划行为理论（</w:t>
            </w:r>
            <w:r>
              <w:rPr>
                <w:rFonts w:ascii="宋体" w:hAnsi="宋体" w:hint="eastAsia"/>
                <w:sz w:val="24"/>
              </w:rPr>
              <w:t>TPB</w:t>
            </w:r>
            <w:r>
              <w:rPr>
                <w:rFonts w:ascii="宋体" w:hAnsi="宋体" w:hint="eastAsia"/>
                <w:sz w:val="24"/>
              </w:rPr>
              <w:t>）或其他相关理论作为研究的基础框架。在此基础上，进一步整合社交媒体的特有属性，构建一个适用于本研究的综合理论模型。</w:t>
            </w:r>
          </w:p>
          <w:p w14:paraId="4BDEB033" w14:textId="77777777" w:rsidR="00992466" w:rsidRDefault="00847D9D">
            <w:pPr>
              <w:spacing w:line="500" w:lineRule="exact"/>
              <w:ind w:firstLineChars="200" w:firstLine="480"/>
              <w:rPr>
                <w:rFonts w:ascii="宋体" w:hAnsi="宋体"/>
                <w:sz w:val="24"/>
              </w:rPr>
            </w:pPr>
            <w:r>
              <w:rPr>
                <w:rFonts w:ascii="宋体" w:hAnsi="宋体" w:hint="eastAsia"/>
                <w:sz w:val="24"/>
              </w:rPr>
              <w:t>实验设计：开发一个模拟的在线社交平台环境，允许参与者浏览、评论、</w:t>
            </w:r>
            <w:proofErr w:type="gramStart"/>
            <w:r>
              <w:rPr>
                <w:rFonts w:ascii="宋体" w:hAnsi="宋体" w:hint="eastAsia"/>
                <w:sz w:val="24"/>
              </w:rPr>
              <w:t>点赞或</w:t>
            </w:r>
            <w:proofErr w:type="gramEnd"/>
            <w:r>
              <w:rPr>
                <w:rFonts w:ascii="宋体" w:hAnsi="宋体" w:hint="eastAsia"/>
                <w:sz w:val="24"/>
              </w:rPr>
              <w:t>转发各种类型的数据资源。在此过程中，记录每个参与者的具体操作行为及其对所见数据的信任度评价。实验将严格控制变量，确保结果具有可比性和解释力。</w:t>
            </w:r>
          </w:p>
          <w:p w14:paraId="1EFF8AB3" w14:textId="77777777" w:rsidR="00992466" w:rsidRDefault="00847D9D">
            <w:pPr>
              <w:spacing w:line="500" w:lineRule="exact"/>
              <w:ind w:firstLineChars="200" w:firstLine="480"/>
              <w:rPr>
                <w:rFonts w:ascii="宋体" w:hAnsi="宋体"/>
                <w:sz w:val="24"/>
              </w:rPr>
            </w:pPr>
            <w:r>
              <w:rPr>
                <w:rFonts w:ascii="宋体" w:hAnsi="宋体" w:hint="eastAsia"/>
                <w:sz w:val="24"/>
              </w:rPr>
              <w:t>问卷调查设计：设计详细的调查问卷，涵盖个人信息、社交平台使用习惯、对不同类型社交线索的认知与偏好、对数据复用的态度和行为等多个维度。问卷将经过预测</w:t>
            </w:r>
            <w:r>
              <w:rPr>
                <w:rFonts w:ascii="宋体" w:hAnsi="宋体" w:hint="eastAsia"/>
                <w:sz w:val="24"/>
              </w:rPr>
              <w:t>试和修改，确保其信效度达到较高水平。</w:t>
            </w:r>
          </w:p>
          <w:p w14:paraId="60C42EE9" w14:textId="77777777" w:rsidR="00992466" w:rsidRDefault="00847D9D">
            <w:pPr>
              <w:spacing w:line="500" w:lineRule="exact"/>
              <w:ind w:firstLineChars="200" w:firstLine="480"/>
              <w:rPr>
                <w:rFonts w:ascii="宋体" w:hAnsi="宋体"/>
                <w:sz w:val="24"/>
              </w:rPr>
            </w:pPr>
            <w:r>
              <w:rPr>
                <w:rFonts w:ascii="宋体" w:hAnsi="宋体" w:hint="eastAsia"/>
                <w:sz w:val="24"/>
              </w:rPr>
              <w:t>数据分析方法：采用多种统计分析工具和技术来处理收集到的数据。例如，利用结构方程建模（</w:t>
            </w:r>
            <w:r>
              <w:rPr>
                <w:rFonts w:ascii="宋体" w:hAnsi="宋体" w:hint="eastAsia"/>
                <w:sz w:val="24"/>
              </w:rPr>
              <w:t>SEM</w:t>
            </w:r>
            <w:r>
              <w:rPr>
                <w:rFonts w:ascii="宋体" w:hAnsi="宋体" w:hint="eastAsia"/>
                <w:sz w:val="24"/>
              </w:rPr>
              <w:t>）检验理论模型中各变量之间的关系；运用回归分析探讨关键因素对数据复用意愿的影响程度；借助网络分析揭示社交网络内部的关系结构及其对个体行为的作用机制。同时，针对定性数据，如开放式问题的回答，</w:t>
            </w:r>
            <w:r>
              <w:rPr>
                <w:rFonts w:ascii="宋体" w:hAnsi="宋体" w:hint="eastAsia"/>
                <w:sz w:val="24"/>
              </w:rPr>
              <w:lastRenderedPageBreak/>
              <w:t>将采用内容分析法进行编码和分类，提炼出共性观点和潜在模式。</w:t>
            </w:r>
          </w:p>
          <w:p w14:paraId="2739857C" w14:textId="77777777" w:rsidR="00992466" w:rsidRDefault="00847D9D">
            <w:pPr>
              <w:spacing w:line="500" w:lineRule="exact"/>
              <w:rPr>
                <w:rFonts w:ascii="宋体" w:hAnsi="宋体"/>
                <w:sz w:val="24"/>
              </w:rPr>
            </w:pPr>
            <w:r>
              <w:rPr>
                <w:rFonts w:ascii="宋体" w:hAnsi="宋体" w:hint="eastAsia"/>
                <w:sz w:val="24"/>
              </w:rPr>
              <w:t>（</w:t>
            </w:r>
            <w:r>
              <w:rPr>
                <w:rFonts w:ascii="宋体" w:hAnsi="宋体" w:hint="eastAsia"/>
                <w:sz w:val="24"/>
              </w:rPr>
              <w:t>2</w:t>
            </w:r>
            <w:r>
              <w:rPr>
                <w:rFonts w:ascii="宋体" w:hAnsi="宋体" w:hint="eastAsia"/>
                <w:sz w:val="24"/>
              </w:rPr>
              <w:t>）数据收集</w:t>
            </w:r>
          </w:p>
          <w:p w14:paraId="2200B3FF" w14:textId="77777777" w:rsidR="00992466" w:rsidRDefault="00847D9D">
            <w:pPr>
              <w:spacing w:line="500" w:lineRule="exact"/>
              <w:ind w:firstLineChars="200" w:firstLine="480"/>
              <w:rPr>
                <w:rFonts w:ascii="宋体" w:hAnsi="宋体"/>
                <w:sz w:val="24"/>
              </w:rPr>
            </w:pPr>
            <w:r>
              <w:rPr>
                <w:rFonts w:ascii="宋体" w:hAnsi="宋体" w:hint="eastAsia"/>
                <w:sz w:val="24"/>
              </w:rPr>
              <w:t>根据研究设计，本阶段将分两步进行数据收集：</w:t>
            </w:r>
          </w:p>
          <w:p w14:paraId="2829DCA9" w14:textId="77777777" w:rsidR="00992466" w:rsidRDefault="00847D9D">
            <w:pPr>
              <w:spacing w:line="500" w:lineRule="exact"/>
              <w:ind w:firstLineChars="200" w:firstLine="480"/>
              <w:rPr>
                <w:rFonts w:ascii="宋体" w:hAnsi="宋体"/>
                <w:sz w:val="24"/>
              </w:rPr>
            </w:pPr>
            <w:r>
              <w:rPr>
                <w:rFonts w:ascii="宋体" w:hAnsi="宋体" w:hint="eastAsia"/>
                <w:sz w:val="24"/>
              </w:rPr>
              <w:t>实验数据收集：邀请来自不同学科背景的社会科学领域的科研人员参加实验，确保样本</w:t>
            </w:r>
            <w:r>
              <w:rPr>
                <w:rFonts w:ascii="宋体" w:hAnsi="宋体" w:hint="eastAsia"/>
                <w:sz w:val="24"/>
              </w:rPr>
              <w:t>具有代表性。每位参与者将在模拟平台上完成一系列任务，期间研究人员将记录其行为轨迹和反应时间等信息。此外，还将收集参与者的自我报告数据，如对所见数据的信任度评分等。</w:t>
            </w:r>
          </w:p>
          <w:p w14:paraId="2E9A9535" w14:textId="77777777" w:rsidR="00992466" w:rsidRDefault="00847D9D">
            <w:pPr>
              <w:spacing w:line="500" w:lineRule="exact"/>
              <w:ind w:firstLineChars="200" w:firstLine="480"/>
              <w:rPr>
                <w:rFonts w:ascii="宋体" w:hAnsi="宋体"/>
                <w:sz w:val="24"/>
              </w:rPr>
            </w:pPr>
            <w:r>
              <w:rPr>
                <w:rFonts w:ascii="宋体" w:hAnsi="宋体" w:hint="eastAsia"/>
                <w:sz w:val="24"/>
              </w:rPr>
              <w:t>问卷调查数据收集：通过电子邮件、社交媒体等多种渠道发布问卷链接，广泛征集来自不同地区、不同学科背景的科研人员的意见。为了提高响应率，可以在适当情况下提供小额奖励作为激励。所有数据将匿名处理，保护受访者的隐私权。</w:t>
            </w:r>
          </w:p>
          <w:p w14:paraId="5CD4E00F" w14:textId="77777777" w:rsidR="00992466" w:rsidRDefault="00847D9D">
            <w:pPr>
              <w:spacing w:line="500" w:lineRule="exact"/>
              <w:rPr>
                <w:rFonts w:ascii="宋体" w:hAnsi="宋体"/>
                <w:sz w:val="24"/>
              </w:rPr>
            </w:pPr>
            <w:r>
              <w:rPr>
                <w:rFonts w:ascii="宋体" w:hAnsi="宋体" w:hint="eastAsia"/>
                <w:sz w:val="24"/>
              </w:rPr>
              <w:t>（</w:t>
            </w:r>
            <w:r>
              <w:rPr>
                <w:rFonts w:ascii="宋体" w:hAnsi="宋体" w:hint="eastAsia"/>
                <w:sz w:val="24"/>
              </w:rPr>
              <w:t>3</w:t>
            </w:r>
            <w:r>
              <w:rPr>
                <w:rFonts w:ascii="宋体" w:hAnsi="宋体" w:hint="eastAsia"/>
                <w:sz w:val="24"/>
              </w:rPr>
              <w:t>）数据分析</w:t>
            </w:r>
          </w:p>
          <w:p w14:paraId="306DA51E" w14:textId="77777777" w:rsidR="00992466" w:rsidRDefault="00847D9D">
            <w:pPr>
              <w:spacing w:line="500" w:lineRule="exact"/>
              <w:ind w:firstLineChars="200" w:firstLine="480"/>
              <w:rPr>
                <w:rFonts w:ascii="宋体" w:hAnsi="宋体"/>
                <w:sz w:val="24"/>
              </w:rPr>
            </w:pPr>
            <w:r>
              <w:rPr>
                <w:rFonts w:ascii="宋体" w:hAnsi="宋体" w:hint="eastAsia"/>
                <w:sz w:val="24"/>
              </w:rPr>
              <w:t>收集到的数据将按照预定的分析计划进行处理：</w:t>
            </w:r>
          </w:p>
          <w:p w14:paraId="6CB1AB15" w14:textId="77777777" w:rsidR="00992466" w:rsidRDefault="00847D9D">
            <w:pPr>
              <w:spacing w:line="500" w:lineRule="exact"/>
              <w:ind w:firstLineChars="200" w:firstLine="480"/>
              <w:rPr>
                <w:rFonts w:ascii="宋体" w:hAnsi="宋体"/>
                <w:sz w:val="24"/>
              </w:rPr>
            </w:pPr>
            <w:r>
              <w:rPr>
                <w:rFonts w:ascii="宋体" w:hAnsi="宋体" w:hint="eastAsia"/>
                <w:sz w:val="24"/>
              </w:rPr>
              <w:t>描述性统计分析：计算各项指标的均值、标准差、频数分布等基本统计量，初步了解样</w:t>
            </w:r>
            <w:r>
              <w:rPr>
                <w:rFonts w:ascii="宋体" w:hAnsi="宋体" w:hint="eastAsia"/>
                <w:sz w:val="24"/>
              </w:rPr>
              <w:t>本的基本特征和整体趋势。</w:t>
            </w:r>
          </w:p>
          <w:p w14:paraId="298C31C0" w14:textId="77777777" w:rsidR="00992466" w:rsidRDefault="00847D9D">
            <w:pPr>
              <w:spacing w:line="500" w:lineRule="exact"/>
              <w:ind w:firstLineChars="200" w:firstLine="480"/>
              <w:rPr>
                <w:rFonts w:ascii="宋体" w:hAnsi="宋体"/>
                <w:sz w:val="24"/>
              </w:rPr>
            </w:pPr>
            <w:r>
              <w:rPr>
                <w:rFonts w:ascii="宋体" w:hAnsi="宋体" w:hint="eastAsia"/>
                <w:sz w:val="24"/>
              </w:rPr>
              <w:t>结构方程建模（</w:t>
            </w:r>
            <w:r>
              <w:rPr>
                <w:rFonts w:ascii="宋体" w:hAnsi="宋体" w:hint="eastAsia"/>
                <w:sz w:val="24"/>
              </w:rPr>
              <w:t>SEM</w:t>
            </w:r>
            <w:r>
              <w:rPr>
                <w:rFonts w:ascii="宋体" w:hAnsi="宋体" w:hint="eastAsia"/>
                <w:sz w:val="24"/>
              </w:rPr>
              <w:t>）：构建并测试理论模型，验证各变量之间的因果关系。重点关注社交线索对数据复用意愿和行为的直接影响，以及其他中介变量的作用。</w:t>
            </w:r>
          </w:p>
          <w:p w14:paraId="15CA388C" w14:textId="77777777" w:rsidR="00992466" w:rsidRDefault="00847D9D">
            <w:pPr>
              <w:spacing w:line="500" w:lineRule="exact"/>
              <w:ind w:firstLineChars="200" w:firstLine="480"/>
              <w:rPr>
                <w:rFonts w:ascii="宋体" w:hAnsi="宋体"/>
                <w:sz w:val="24"/>
              </w:rPr>
            </w:pPr>
            <w:r>
              <w:rPr>
                <w:rFonts w:ascii="宋体" w:hAnsi="宋体" w:hint="eastAsia"/>
                <w:sz w:val="24"/>
              </w:rPr>
              <w:t>回归分析：分别以数据复用意愿和行为为因变量，选取若干自变量进行多元线性回归分析，找出最</w:t>
            </w:r>
            <w:proofErr w:type="gramStart"/>
            <w:r>
              <w:rPr>
                <w:rFonts w:ascii="宋体" w:hAnsi="宋体" w:hint="eastAsia"/>
                <w:sz w:val="24"/>
              </w:rPr>
              <w:t>具解释</w:t>
            </w:r>
            <w:proofErr w:type="gramEnd"/>
            <w:r>
              <w:rPr>
                <w:rFonts w:ascii="宋体" w:hAnsi="宋体" w:hint="eastAsia"/>
                <w:sz w:val="24"/>
              </w:rPr>
              <w:t>力的关键因素。</w:t>
            </w:r>
          </w:p>
          <w:p w14:paraId="3C99275A" w14:textId="77777777" w:rsidR="00992466" w:rsidRDefault="00847D9D">
            <w:pPr>
              <w:spacing w:line="500" w:lineRule="exact"/>
              <w:ind w:firstLineChars="200" w:firstLine="480"/>
              <w:rPr>
                <w:rFonts w:ascii="宋体" w:hAnsi="宋体"/>
                <w:sz w:val="24"/>
              </w:rPr>
            </w:pPr>
            <w:commentRangeStart w:id="84"/>
            <w:r>
              <w:rPr>
                <w:rFonts w:ascii="宋体" w:hAnsi="宋体" w:hint="eastAsia"/>
                <w:sz w:val="24"/>
              </w:rPr>
              <w:t>网络分析：绘制社交网络图，展示科研人员之间的互动关系及其强度。通过中心性分析等方法，识别出在网络中扮演重要角色的节点或群体。</w:t>
            </w:r>
            <w:commentRangeEnd w:id="84"/>
            <w:r>
              <w:rPr>
                <w:rStyle w:val="a8"/>
              </w:rPr>
              <w:commentReference w:id="84"/>
            </w:r>
          </w:p>
          <w:p w14:paraId="0977B414" w14:textId="77777777" w:rsidR="00992466" w:rsidRDefault="00847D9D">
            <w:pPr>
              <w:spacing w:line="500" w:lineRule="exact"/>
              <w:ind w:firstLineChars="200" w:firstLine="480"/>
              <w:rPr>
                <w:rFonts w:ascii="宋体" w:hAnsi="宋体"/>
                <w:sz w:val="24"/>
              </w:rPr>
            </w:pPr>
            <w:r>
              <w:rPr>
                <w:rFonts w:ascii="宋体" w:hAnsi="宋体" w:hint="eastAsia"/>
                <w:sz w:val="24"/>
              </w:rPr>
              <w:t>内容分析：对开放性问题的回答进行编码和分类，提炼出共性观点和潜在模式。这部分工作将由两名独立编码员共同完成，确保结果的一致性和可靠性。</w:t>
            </w:r>
          </w:p>
          <w:p w14:paraId="6108DA8D" w14:textId="77777777" w:rsidR="00992466" w:rsidRDefault="00847D9D">
            <w:pPr>
              <w:spacing w:line="500" w:lineRule="exact"/>
              <w:rPr>
                <w:rFonts w:ascii="宋体" w:hAnsi="宋体"/>
                <w:sz w:val="24"/>
              </w:rPr>
            </w:pPr>
            <w:r>
              <w:rPr>
                <w:rFonts w:ascii="宋体" w:hAnsi="宋体" w:hint="eastAsia"/>
                <w:sz w:val="24"/>
              </w:rPr>
              <w:t>（</w:t>
            </w:r>
            <w:r>
              <w:rPr>
                <w:rFonts w:ascii="宋体" w:hAnsi="宋体" w:hint="eastAsia"/>
                <w:sz w:val="24"/>
              </w:rPr>
              <w:t>4</w:t>
            </w:r>
            <w:r>
              <w:rPr>
                <w:rFonts w:ascii="宋体" w:hAnsi="宋体" w:hint="eastAsia"/>
                <w:sz w:val="24"/>
              </w:rPr>
              <w:t>）结果呈现</w:t>
            </w:r>
          </w:p>
          <w:p w14:paraId="60E60C7D" w14:textId="77777777" w:rsidR="00992466" w:rsidRDefault="00847D9D">
            <w:pPr>
              <w:spacing w:line="500" w:lineRule="exact"/>
              <w:ind w:firstLineChars="200" w:firstLine="480"/>
              <w:rPr>
                <w:rFonts w:ascii="宋体" w:hAnsi="宋体"/>
                <w:sz w:val="24"/>
              </w:rPr>
            </w:pPr>
            <w:r>
              <w:rPr>
                <w:rFonts w:ascii="宋体" w:hAnsi="宋体" w:hint="eastAsia"/>
                <w:sz w:val="24"/>
              </w:rPr>
              <w:t>撰写论文初稿，按照学术规范整理研究结果，确保逻辑清晰、论证充分。根据导师意见修改完善，确保论文质量。论文将分为以下几个部分：</w:t>
            </w:r>
          </w:p>
          <w:p w14:paraId="6E3BB13B" w14:textId="77777777" w:rsidR="00992466" w:rsidRDefault="00847D9D">
            <w:pPr>
              <w:spacing w:line="500" w:lineRule="exact"/>
              <w:ind w:firstLineChars="200" w:firstLine="480"/>
              <w:rPr>
                <w:rFonts w:ascii="宋体" w:hAnsi="宋体"/>
                <w:sz w:val="24"/>
              </w:rPr>
            </w:pPr>
            <w:r>
              <w:rPr>
                <w:rFonts w:ascii="宋体" w:hAnsi="宋体" w:hint="eastAsia"/>
                <w:sz w:val="24"/>
              </w:rPr>
              <w:lastRenderedPageBreak/>
              <w:t>引言：介绍研究背景、目的和意义，概述主要研究内容。</w:t>
            </w:r>
          </w:p>
          <w:p w14:paraId="61517A62" w14:textId="77777777" w:rsidR="00992466" w:rsidRDefault="00847D9D">
            <w:pPr>
              <w:spacing w:line="500" w:lineRule="exact"/>
              <w:ind w:firstLineChars="200" w:firstLine="480"/>
              <w:rPr>
                <w:rFonts w:ascii="宋体" w:hAnsi="宋体"/>
                <w:sz w:val="24"/>
              </w:rPr>
            </w:pPr>
            <w:r>
              <w:rPr>
                <w:rFonts w:ascii="宋体" w:hAnsi="宋体" w:hint="eastAsia"/>
                <w:sz w:val="24"/>
              </w:rPr>
              <w:t>文献综述：回顾相关领域的研究进展，指出本研究的创新点和贡</w:t>
            </w:r>
            <w:r>
              <w:rPr>
                <w:rFonts w:ascii="宋体" w:hAnsi="宋体" w:hint="eastAsia"/>
                <w:sz w:val="24"/>
              </w:rPr>
              <w:t>献。</w:t>
            </w:r>
          </w:p>
          <w:p w14:paraId="59B3256C" w14:textId="77777777" w:rsidR="00992466" w:rsidRDefault="00847D9D">
            <w:pPr>
              <w:spacing w:line="500" w:lineRule="exact"/>
              <w:ind w:firstLineChars="200" w:firstLine="480"/>
              <w:rPr>
                <w:rFonts w:ascii="宋体" w:hAnsi="宋体"/>
                <w:sz w:val="24"/>
              </w:rPr>
            </w:pPr>
            <w:r>
              <w:rPr>
                <w:rFonts w:ascii="宋体" w:hAnsi="宋体" w:hint="eastAsia"/>
                <w:sz w:val="24"/>
              </w:rPr>
              <w:t>方法论：详细介绍研究设计、数据收集和分析方法。</w:t>
            </w:r>
          </w:p>
          <w:p w14:paraId="78D5C2EE" w14:textId="77777777" w:rsidR="00992466" w:rsidRDefault="00847D9D">
            <w:pPr>
              <w:spacing w:line="500" w:lineRule="exact"/>
              <w:ind w:firstLineChars="200" w:firstLine="480"/>
              <w:rPr>
                <w:rFonts w:ascii="宋体" w:hAnsi="宋体"/>
                <w:sz w:val="24"/>
              </w:rPr>
            </w:pPr>
            <w:r>
              <w:rPr>
                <w:rFonts w:ascii="宋体" w:hAnsi="宋体" w:hint="eastAsia"/>
                <w:sz w:val="24"/>
              </w:rPr>
              <w:t>结果与讨论：展示数据分析结果，讨论其对理论和实践的意义。</w:t>
            </w:r>
          </w:p>
          <w:p w14:paraId="51A595D7" w14:textId="77777777" w:rsidR="00992466" w:rsidRDefault="00847D9D">
            <w:pPr>
              <w:spacing w:line="500" w:lineRule="exact"/>
              <w:ind w:firstLineChars="200" w:firstLine="480"/>
              <w:rPr>
                <w:rFonts w:ascii="宋体" w:hAnsi="宋体"/>
                <w:sz w:val="24"/>
              </w:rPr>
            </w:pPr>
            <w:r>
              <w:rPr>
                <w:rFonts w:ascii="宋体" w:hAnsi="宋体" w:hint="eastAsia"/>
                <w:sz w:val="24"/>
              </w:rPr>
              <w:t>结论与展望：总结研究成果，提出未来研究方向和改进建议。</w:t>
            </w:r>
          </w:p>
        </w:tc>
      </w:tr>
      <w:tr w:rsidR="00992466" w14:paraId="478E8E4E" w14:textId="77777777">
        <w:trPr>
          <w:trHeight w:val="2233"/>
        </w:trPr>
        <w:tc>
          <w:tcPr>
            <w:tcW w:w="8603" w:type="dxa"/>
          </w:tcPr>
          <w:p w14:paraId="66F0FF04" w14:textId="77777777" w:rsidR="00992466" w:rsidRDefault="00847D9D">
            <w:pPr>
              <w:spacing w:line="500" w:lineRule="exact"/>
              <w:rPr>
                <w:rFonts w:ascii="宋体" w:hAnsi="宋体"/>
                <w:sz w:val="24"/>
              </w:rPr>
            </w:pPr>
            <w:r>
              <w:rPr>
                <w:rFonts w:ascii="宋体" w:hAnsi="宋体" w:hint="eastAsia"/>
                <w:sz w:val="24"/>
              </w:rPr>
              <w:lastRenderedPageBreak/>
              <w:t>五、工作的主要阶段、进度和完成时间</w:t>
            </w:r>
          </w:p>
          <w:p w14:paraId="73C732CC" w14:textId="77777777" w:rsidR="00992466" w:rsidRDefault="00847D9D">
            <w:pPr>
              <w:spacing w:line="500" w:lineRule="exact"/>
              <w:rPr>
                <w:sz w:val="24"/>
              </w:rPr>
            </w:pPr>
            <w:r>
              <w:rPr>
                <w:rFonts w:hint="eastAsia"/>
                <w:sz w:val="24"/>
              </w:rPr>
              <w:t>2</w:t>
            </w:r>
            <w:r>
              <w:rPr>
                <w:sz w:val="24"/>
              </w:rPr>
              <w:t>024.11.25-2024.12.31</w:t>
            </w:r>
          </w:p>
          <w:p w14:paraId="61AF2225" w14:textId="77777777" w:rsidR="00992466" w:rsidRDefault="00847D9D">
            <w:pPr>
              <w:spacing w:line="500" w:lineRule="exact"/>
              <w:rPr>
                <w:rFonts w:ascii="宋体" w:hAnsi="宋体"/>
                <w:sz w:val="24"/>
              </w:rPr>
            </w:pPr>
            <w:r>
              <w:rPr>
                <w:rFonts w:ascii="宋体" w:hAnsi="宋体" w:hint="eastAsia"/>
                <w:sz w:val="24"/>
              </w:rPr>
              <w:t>收集和阅读国内外相关文献资料，对不同在线社交线索下的社会科学数据复用行为特征研究的相关研究理论和研究结果进行阅读，熟悉研究流程和研究方法。</w:t>
            </w:r>
          </w:p>
          <w:p w14:paraId="31BAF371" w14:textId="77777777" w:rsidR="00992466" w:rsidRDefault="00847D9D">
            <w:pPr>
              <w:spacing w:line="500" w:lineRule="exact"/>
              <w:rPr>
                <w:sz w:val="24"/>
              </w:rPr>
            </w:pPr>
            <w:r>
              <w:rPr>
                <w:rFonts w:hint="eastAsia"/>
                <w:sz w:val="24"/>
              </w:rPr>
              <w:t>2</w:t>
            </w:r>
            <w:r>
              <w:rPr>
                <w:sz w:val="24"/>
              </w:rPr>
              <w:t>025.1.1-2025.3.15</w:t>
            </w:r>
          </w:p>
          <w:p w14:paraId="3014D889" w14:textId="77777777" w:rsidR="00992466" w:rsidRDefault="00847D9D">
            <w:pPr>
              <w:spacing w:line="500" w:lineRule="exact"/>
              <w:rPr>
                <w:sz w:val="24"/>
              </w:rPr>
            </w:pPr>
            <w:r>
              <w:rPr>
                <w:rFonts w:hint="eastAsia"/>
                <w:sz w:val="24"/>
              </w:rPr>
              <w:t>对不同在线社交线索下的社会科学数据复用行为特征相关研究进行系统分析和总结，并构建本文的分析方法。</w:t>
            </w:r>
          </w:p>
          <w:p w14:paraId="1F028837" w14:textId="77777777" w:rsidR="00992466" w:rsidRDefault="00847D9D">
            <w:pPr>
              <w:spacing w:line="500" w:lineRule="exact"/>
              <w:rPr>
                <w:sz w:val="24"/>
              </w:rPr>
            </w:pPr>
            <w:r>
              <w:rPr>
                <w:rFonts w:hint="eastAsia"/>
                <w:sz w:val="24"/>
              </w:rPr>
              <w:t>2025.3.16-2025.3.31</w:t>
            </w:r>
          </w:p>
          <w:p w14:paraId="1B2CF242" w14:textId="77777777" w:rsidR="00992466" w:rsidRDefault="00847D9D">
            <w:pPr>
              <w:spacing w:line="500" w:lineRule="exact"/>
              <w:rPr>
                <w:rFonts w:ascii="宋体" w:hAnsi="宋体"/>
                <w:sz w:val="24"/>
              </w:rPr>
            </w:pPr>
            <w:r>
              <w:rPr>
                <w:rFonts w:ascii="宋体" w:hAnsi="宋体" w:hint="eastAsia"/>
                <w:sz w:val="24"/>
              </w:rPr>
              <w:t>使用实验研究法、问卷调查法、文献调查法等方法，开发实验系统并开展实验，通过收集被试的行为数据、感知数据和眼动数据，揭示不同在线社交线索影响下的社会科学数据复用行为特征差异，探索不同线索影响下的社会科学数据复用过程及行为模式。</w:t>
            </w:r>
          </w:p>
          <w:p w14:paraId="2DB38554" w14:textId="77777777" w:rsidR="00992466" w:rsidRDefault="00847D9D">
            <w:pPr>
              <w:spacing w:line="500" w:lineRule="exact"/>
              <w:rPr>
                <w:sz w:val="24"/>
              </w:rPr>
            </w:pPr>
            <w:r>
              <w:rPr>
                <w:rFonts w:hint="eastAsia"/>
                <w:sz w:val="24"/>
              </w:rPr>
              <w:t>2</w:t>
            </w:r>
            <w:r>
              <w:rPr>
                <w:sz w:val="24"/>
              </w:rPr>
              <w:t>025.4.1-2025.4.30</w:t>
            </w:r>
          </w:p>
          <w:p w14:paraId="3FA48950" w14:textId="77777777" w:rsidR="00992466" w:rsidRDefault="00847D9D">
            <w:pPr>
              <w:spacing w:line="500" w:lineRule="exact"/>
              <w:rPr>
                <w:sz w:val="24"/>
              </w:rPr>
            </w:pPr>
            <w:r>
              <w:rPr>
                <w:rFonts w:hint="eastAsia"/>
                <w:sz w:val="24"/>
              </w:rPr>
              <w:t>撰写论文初稿并进行修改。</w:t>
            </w:r>
          </w:p>
          <w:p w14:paraId="11DBFF8D" w14:textId="77777777" w:rsidR="00992466" w:rsidRDefault="00847D9D">
            <w:pPr>
              <w:spacing w:line="500" w:lineRule="exact"/>
              <w:rPr>
                <w:sz w:val="24"/>
              </w:rPr>
            </w:pPr>
            <w:r>
              <w:rPr>
                <w:rFonts w:hint="eastAsia"/>
                <w:sz w:val="24"/>
              </w:rPr>
              <w:t>2</w:t>
            </w:r>
            <w:r>
              <w:rPr>
                <w:sz w:val="24"/>
              </w:rPr>
              <w:t>025.5.1-202</w:t>
            </w:r>
            <w:r>
              <w:rPr>
                <w:rFonts w:hint="eastAsia"/>
                <w:sz w:val="24"/>
              </w:rPr>
              <w:t>5</w:t>
            </w:r>
            <w:r>
              <w:rPr>
                <w:sz w:val="24"/>
              </w:rPr>
              <w:t>.6.5</w:t>
            </w:r>
          </w:p>
          <w:p w14:paraId="2008F31C" w14:textId="77777777" w:rsidR="00992466" w:rsidRDefault="00847D9D">
            <w:pPr>
              <w:spacing w:line="500" w:lineRule="exact"/>
              <w:rPr>
                <w:rFonts w:ascii="宋体" w:hAnsi="宋体"/>
                <w:sz w:val="24"/>
              </w:rPr>
            </w:pPr>
            <w:r>
              <w:rPr>
                <w:rFonts w:ascii="宋体" w:hAnsi="宋体" w:hint="eastAsia"/>
                <w:sz w:val="24"/>
              </w:rPr>
              <w:t>按照指导老师的要求修改论文并完成答辩。</w:t>
            </w:r>
          </w:p>
        </w:tc>
      </w:tr>
      <w:tr w:rsidR="00992466" w14:paraId="0F9D1947" w14:textId="77777777">
        <w:tc>
          <w:tcPr>
            <w:tcW w:w="8603" w:type="dxa"/>
          </w:tcPr>
          <w:p w14:paraId="1AA1C2AA" w14:textId="77777777" w:rsidR="00992466" w:rsidRDefault="00847D9D">
            <w:pPr>
              <w:spacing w:line="500" w:lineRule="exact"/>
              <w:rPr>
                <w:rFonts w:ascii="宋体" w:hAnsi="宋体"/>
                <w:sz w:val="24"/>
              </w:rPr>
            </w:pPr>
            <w:r>
              <w:rPr>
                <w:rFonts w:ascii="宋体" w:hAnsi="宋体" w:hint="eastAsia"/>
                <w:sz w:val="24"/>
              </w:rPr>
              <w:t>六、已进行的前期准备工作</w:t>
            </w:r>
          </w:p>
          <w:p w14:paraId="3BF21687" w14:textId="77777777" w:rsidR="00992466" w:rsidRDefault="00847D9D">
            <w:pPr>
              <w:spacing w:line="500" w:lineRule="exact"/>
              <w:ind w:firstLineChars="200" w:firstLine="480"/>
              <w:rPr>
                <w:rFonts w:ascii="宋体" w:hAnsi="宋体"/>
                <w:sz w:val="24"/>
              </w:rPr>
            </w:pPr>
            <w:r>
              <w:rPr>
                <w:rFonts w:ascii="宋体" w:hAnsi="宋体" w:hint="eastAsia"/>
                <w:sz w:val="24"/>
              </w:rPr>
              <w:t>在导师的指导下，深入分析了多个可能的毕业设计题目，并结合自己的兴趣和专业方向，最终确定了“</w:t>
            </w:r>
            <w:r>
              <w:rPr>
                <w:rFonts w:ascii="宋体" w:hAnsi="宋体" w:hint="eastAsia"/>
                <w:sz w:val="24"/>
              </w:rPr>
              <w:t>不同在线社交线索下的社会科学数据复用行为特征研究</w:t>
            </w:r>
            <w:r>
              <w:rPr>
                <w:rFonts w:ascii="宋体" w:hAnsi="宋体" w:hint="eastAsia"/>
                <w:sz w:val="24"/>
              </w:rPr>
              <w:t>”作为毕业设计题目。确定题目后，立即开始文献调研工作。通过图书馆、学术数据库和互联网资源，搜集了大量与毕业设计相关的文献和资料，包括学术论文、技术报告、专利文件等。这些文献提供了丰富的理论基础和前沿动态，</w:t>
            </w:r>
            <w:r>
              <w:rPr>
                <w:rFonts w:ascii="宋体" w:hAnsi="宋体" w:hint="eastAsia"/>
                <w:sz w:val="24"/>
              </w:rPr>
              <w:t>为下</w:t>
            </w:r>
            <w:r>
              <w:rPr>
                <w:rFonts w:ascii="宋体" w:hAnsi="宋体" w:hint="eastAsia"/>
                <w:sz w:val="24"/>
              </w:rPr>
              <w:lastRenderedPageBreak/>
              <w:t>一步论文的撰写提供思路与方向。</w:t>
            </w:r>
          </w:p>
        </w:tc>
      </w:tr>
      <w:tr w:rsidR="00992466" w14:paraId="75F91176" w14:textId="77777777">
        <w:tc>
          <w:tcPr>
            <w:tcW w:w="8603" w:type="dxa"/>
          </w:tcPr>
          <w:p w14:paraId="00E68CDD" w14:textId="77777777" w:rsidR="00992466" w:rsidRDefault="00847D9D">
            <w:pPr>
              <w:numPr>
                <w:ilvl w:val="0"/>
                <w:numId w:val="6"/>
              </w:numPr>
              <w:spacing w:line="500" w:lineRule="exact"/>
              <w:rPr>
                <w:rFonts w:ascii="宋体" w:hAnsi="宋体"/>
                <w:sz w:val="24"/>
              </w:rPr>
            </w:pPr>
            <w:r>
              <w:rPr>
                <w:rFonts w:ascii="宋体" w:hAnsi="宋体" w:hint="eastAsia"/>
                <w:sz w:val="24"/>
              </w:rPr>
              <w:lastRenderedPageBreak/>
              <w:t>指导教师意见</w:t>
            </w:r>
          </w:p>
          <w:p w14:paraId="377F49A7" w14:textId="77777777" w:rsidR="00992466" w:rsidRDefault="00992466">
            <w:pPr>
              <w:spacing w:line="500" w:lineRule="exact"/>
              <w:rPr>
                <w:rFonts w:ascii="宋体" w:hAnsi="宋体"/>
                <w:sz w:val="24"/>
              </w:rPr>
            </w:pPr>
          </w:p>
          <w:p w14:paraId="7DF4FB72" w14:textId="77777777" w:rsidR="00992466" w:rsidRDefault="00992466">
            <w:pPr>
              <w:spacing w:line="500" w:lineRule="exact"/>
              <w:rPr>
                <w:rFonts w:ascii="宋体" w:hAnsi="宋体"/>
                <w:sz w:val="24"/>
              </w:rPr>
            </w:pPr>
          </w:p>
          <w:p w14:paraId="5629E0BC" w14:textId="77777777" w:rsidR="00992466" w:rsidRDefault="00992466">
            <w:pPr>
              <w:spacing w:line="500" w:lineRule="exact"/>
              <w:rPr>
                <w:rFonts w:ascii="宋体" w:hAnsi="宋体"/>
                <w:sz w:val="24"/>
              </w:rPr>
            </w:pPr>
          </w:p>
          <w:p w14:paraId="2A939A2D" w14:textId="77777777" w:rsidR="00992466" w:rsidRDefault="00992466">
            <w:pPr>
              <w:spacing w:line="500" w:lineRule="exact"/>
              <w:rPr>
                <w:rFonts w:ascii="宋体" w:hAnsi="宋体"/>
                <w:sz w:val="24"/>
              </w:rPr>
            </w:pPr>
          </w:p>
          <w:p w14:paraId="7A9EEBA1" w14:textId="77777777" w:rsidR="00992466" w:rsidRDefault="00847D9D">
            <w:pPr>
              <w:spacing w:line="500" w:lineRule="exact"/>
              <w:ind w:firstLineChars="2600" w:firstLine="5460"/>
              <w:rPr>
                <w:rFonts w:ascii="宋体" w:hAnsi="宋体"/>
              </w:rPr>
            </w:pPr>
            <w:r>
              <w:rPr>
                <w:rFonts w:ascii="宋体" w:hAnsi="宋体" w:hint="eastAsia"/>
              </w:rPr>
              <w:t>签名</w:t>
            </w:r>
          </w:p>
          <w:p w14:paraId="2CC5F2FD" w14:textId="77777777" w:rsidR="00992466" w:rsidRDefault="00847D9D">
            <w:pPr>
              <w:spacing w:line="500" w:lineRule="exact"/>
              <w:ind w:firstLineChars="2700" w:firstLine="5670"/>
              <w:rPr>
                <w:rFonts w:ascii="宋体" w:hAnsi="宋体"/>
                <w:sz w:val="24"/>
              </w:rPr>
            </w:pPr>
            <w:r>
              <w:rPr>
                <w:rFonts w:ascii="宋体" w:hAnsi="宋体" w:hint="eastAsia"/>
              </w:rPr>
              <w:t>年</w:t>
            </w:r>
            <w:r>
              <w:rPr>
                <w:rFonts w:ascii="宋体" w:hAnsi="宋体" w:hint="eastAsia"/>
              </w:rPr>
              <w:t xml:space="preserve">   </w:t>
            </w:r>
            <w:r>
              <w:rPr>
                <w:rFonts w:ascii="宋体" w:hAnsi="宋体" w:hint="eastAsia"/>
              </w:rPr>
              <w:t>月</w:t>
            </w:r>
            <w:r>
              <w:rPr>
                <w:rFonts w:ascii="宋体" w:hAnsi="宋体" w:hint="eastAsia"/>
              </w:rPr>
              <w:t xml:space="preserve">   </w:t>
            </w:r>
            <w:r>
              <w:rPr>
                <w:rFonts w:ascii="宋体" w:hAnsi="宋体" w:hint="eastAsia"/>
              </w:rPr>
              <w:t>日</w:t>
            </w:r>
          </w:p>
        </w:tc>
      </w:tr>
      <w:tr w:rsidR="00992466" w14:paraId="2163329D" w14:textId="77777777">
        <w:tc>
          <w:tcPr>
            <w:tcW w:w="8603" w:type="dxa"/>
          </w:tcPr>
          <w:p w14:paraId="7F02FE39" w14:textId="77777777" w:rsidR="00992466" w:rsidRDefault="00847D9D">
            <w:pPr>
              <w:numPr>
                <w:ilvl w:val="0"/>
                <w:numId w:val="7"/>
              </w:numPr>
              <w:spacing w:line="500" w:lineRule="exact"/>
              <w:rPr>
                <w:rFonts w:ascii="宋体" w:hAnsi="宋体"/>
                <w:sz w:val="24"/>
              </w:rPr>
            </w:pPr>
            <w:r>
              <w:rPr>
                <w:rFonts w:ascii="宋体" w:hAnsi="宋体" w:hint="eastAsia"/>
                <w:sz w:val="24"/>
              </w:rPr>
              <w:t>学院审核意见</w:t>
            </w:r>
          </w:p>
          <w:p w14:paraId="6ACA6560" w14:textId="77777777" w:rsidR="00992466" w:rsidRDefault="00992466">
            <w:pPr>
              <w:spacing w:line="500" w:lineRule="exact"/>
              <w:rPr>
                <w:rFonts w:ascii="宋体" w:hAnsi="宋体"/>
              </w:rPr>
            </w:pPr>
          </w:p>
          <w:p w14:paraId="2CDD3F0D" w14:textId="77777777" w:rsidR="00992466" w:rsidRDefault="00992466">
            <w:pPr>
              <w:spacing w:line="500" w:lineRule="exact"/>
              <w:rPr>
                <w:rFonts w:ascii="宋体" w:hAnsi="宋体"/>
              </w:rPr>
            </w:pPr>
          </w:p>
          <w:p w14:paraId="35E24A95" w14:textId="77777777" w:rsidR="00992466" w:rsidRDefault="00992466">
            <w:pPr>
              <w:spacing w:line="500" w:lineRule="exact"/>
              <w:rPr>
                <w:rFonts w:ascii="宋体" w:hAnsi="宋体"/>
              </w:rPr>
            </w:pPr>
          </w:p>
          <w:p w14:paraId="53BB9524" w14:textId="77777777" w:rsidR="00992466" w:rsidRDefault="00992466">
            <w:pPr>
              <w:spacing w:line="500" w:lineRule="exact"/>
              <w:rPr>
                <w:rFonts w:ascii="宋体" w:hAnsi="宋体"/>
              </w:rPr>
            </w:pPr>
          </w:p>
          <w:p w14:paraId="49C7C9C6" w14:textId="77777777" w:rsidR="00992466" w:rsidRDefault="00847D9D">
            <w:pPr>
              <w:spacing w:line="500" w:lineRule="exact"/>
              <w:ind w:firstLineChars="2600" w:firstLine="5460"/>
              <w:rPr>
                <w:rFonts w:ascii="宋体" w:hAnsi="宋体"/>
              </w:rPr>
            </w:pPr>
            <w:r>
              <w:rPr>
                <w:rFonts w:ascii="宋体" w:hAnsi="宋体" w:hint="eastAsia"/>
              </w:rPr>
              <w:t>签名</w:t>
            </w:r>
          </w:p>
          <w:p w14:paraId="191BC1F4" w14:textId="77777777" w:rsidR="00992466" w:rsidRDefault="00847D9D">
            <w:pPr>
              <w:spacing w:line="500" w:lineRule="exact"/>
              <w:ind w:firstLineChars="2700" w:firstLine="5670"/>
              <w:rPr>
                <w:rFonts w:ascii="宋体" w:hAnsi="宋体"/>
              </w:rPr>
            </w:pPr>
            <w:r>
              <w:rPr>
                <w:rFonts w:ascii="宋体" w:hAnsi="宋体" w:hint="eastAsia"/>
              </w:rPr>
              <w:t>年</w:t>
            </w:r>
            <w:r>
              <w:rPr>
                <w:rFonts w:ascii="宋体" w:hAnsi="宋体" w:hint="eastAsia"/>
              </w:rPr>
              <w:t xml:space="preserve">   </w:t>
            </w:r>
            <w:r>
              <w:rPr>
                <w:rFonts w:ascii="宋体" w:hAnsi="宋体" w:hint="eastAsia"/>
              </w:rPr>
              <w:t>月</w:t>
            </w:r>
            <w:r>
              <w:rPr>
                <w:rFonts w:ascii="宋体" w:hAnsi="宋体" w:hint="eastAsia"/>
              </w:rPr>
              <w:t xml:space="preserve">   </w:t>
            </w:r>
            <w:r>
              <w:rPr>
                <w:rFonts w:ascii="宋体" w:hAnsi="宋体" w:hint="eastAsia"/>
              </w:rPr>
              <w:t>日</w:t>
            </w:r>
          </w:p>
        </w:tc>
      </w:tr>
    </w:tbl>
    <w:p w14:paraId="2031A60E" w14:textId="77777777" w:rsidR="00992466" w:rsidRDefault="00992466"/>
    <w:sectPr w:rsidR="0099246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雅凡 相" w:date="2024-12-31T09:28:00Z" w:initials="雅凡">
    <w:p w14:paraId="1900BF0F" w14:textId="77777777" w:rsidR="00E55A20" w:rsidRDefault="00E55A20">
      <w:pPr>
        <w:pStyle w:val="a9"/>
      </w:pPr>
      <w:r>
        <w:rPr>
          <w:rStyle w:val="a8"/>
        </w:rPr>
        <w:annotationRef/>
      </w:r>
      <w:r>
        <w:rPr>
          <w:rFonts w:hint="eastAsia"/>
        </w:rPr>
        <w:t>全文统一一下是“本研究”还是“本选题”或是什么</w:t>
      </w:r>
    </w:p>
    <w:p w14:paraId="7E1E5A55" w14:textId="16681CE6" w:rsidR="00E55A20" w:rsidRDefault="00E55A20">
      <w:pPr>
        <w:pStyle w:val="a9"/>
        <w:rPr>
          <w:rFonts w:hint="eastAsia"/>
        </w:rPr>
      </w:pPr>
      <w:r>
        <w:rPr>
          <w:rFonts w:hint="eastAsia"/>
        </w:rPr>
        <w:t>另外，不要出现社交媒体，咱们是研究社交线索，和社交媒体基本没关系。我已经把大部分社交媒体的字眼改掉了，如果有遗漏，你再自己改一下</w:t>
      </w:r>
    </w:p>
  </w:comment>
  <w:comment w:id="1" w:author="雅凡 相" w:date="2024-12-31T09:29:00Z" w:initials="雅凡">
    <w:p w14:paraId="42BCCDCD" w14:textId="77777777" w:rsidR="00E55A20" w:rsidRDefault="00E55A20">
      <w:pPr>
        <w:pStyle w:val="a9"/>
      </w:pPr>
      <w:r>
        <w:rPr>
          <w:rStyle w:val="a8"/>
        </w:rPr>
        <w:annotationRef/>
      </w:r>
      <w:r>
        <w:rPr>
          <w:rFonts w:hint="eastAsia"/>
        </w:rPr>
        <w:t>你可以看看以前同学写研究目的是这样写的不？感觉这样的写法很像是研究内容嘞</w:t>
      </w:r>
      <w:r>
        <w:br/>
      </w:r>
      <w:r>
        <w:rPr>
          <w:rFonts w:hint="eastAsia"/>
        </w:rPr>
        <w:t>研究目的一般一段就行</w:t>
      </w:r>
    </w:p>
    <w:p w14:paraId="3329560F" w14:textId="602FF954" w:rsidR="00E55A20" w:rsidRDefault="00E55A20">
      <w:pPr>
        <w:pStyle w:val="a9"/>
        <w:rPr>
          <w:rFonts w:hint="eastAsia"/>
        </w:rPr>
      </w:pPr>
      <w:r>
        <w:rPr>
          <w:rFonts w:hint="eastAsia"/>
        </w:rPr>
        <w:t>你先问一下其他人，然后咱们再讨论</w:t>
      </w:r>
    </w:p>
  </w:comment>
  <w:comment w:id="78" w:author="雅凡 相" w:date="2024-12-31T10:00:00Z" w:initials="雅凡">
    <w:p w14:paraId="68D6FC25" w14:textId="52E2A7E6" w:rsidR="00F84087" w:rsidRDefault="00F84087">
      <w:pPr>
        <w:pStyle w:val="a9"/>
        <w:rPr>
          <w:rFonts w:hint="eastAsia"/>
        </w:rPr>
      </w:pPr>
      <w:r>
        <w:rPr>
          <w:rStyle w:val="a8"/>
        </w:rPr>
        <w:annotationRef/>
      </w:r>
      <w:r>
        <w:rPr>
          <w:rFonts w:hint="eastAsia"/>
        </w:rPr>
        <w:t>全文统一一下，我们研究两个内容①不同类型：交互型数据线索、印象型数据线索和印象</w:t>
      </w:r>
      <w:proofErr w:type="gramStart"/>
      <w:r>
        <w:rPr>
          <w:rFonts w:hint="eastAsia"/>
        </w:rPr>
        <w:t>型发布</w:t>
      </w:r>
      <w:proofErr w:type="gramEnd"/>
      <w:r>
        <w:rPr>
          <w:rFonts w:hint="eastAsia"/>
        </w:rPr>
        <w:t>者线索。②不同呈现位置：搜索结果页、结果详情页</w:t>
      </w:r>
    </w:p>
  </w:comment>
  <w:comment w:id="83" w:author="雅凡 相" w:date="2024-12-31T10:04:00Z" w:initials="雅凡">
    <w:p w14:paraId="7308A848" w14:textId="77777777" w:rsidR="00F84087" w:rsidRDefault="00F84087">
      <w:pPr>
        <w:pStyle w:val="a9"/>
      </w:pPr>
      <w:r>
        <w:rPr>
          <w:rStyle w:val="a8"/>
        </w:rPr>
        <w:annotationRef/>
      </w:r>
      <w:r>
        <w:rPr>
          <w:rFonts w:hint="eastAsia"/>
        </w:rPr>
        <w:t>这个内容可能需要根据前面的我修改过的内容完善一下</w:t>
      </w:r>
      <w:r>
        <w:br/>
      </w:r>
      <w:r>
        <w:rPr>
          <w:rFonts w:hint="eastAsia"/>
        </w:rPr>
        <w:t>咱们这个研究你注意几点就没问题</w:t>
      </w:r>
      <w:r>
        <w:br/>
        <w:t>1.</w:t>
      </w:r>
      <w:r>
        <w:rPr>
          <w:rFonts w:hint="eastAsia"/>
        </w:rPr>
        <w:t>线索类型（三种）</w:t>
      </w:r>
      <w:r>
        <w:rPr>
          <w:rFonts w:hint="eastAsia"/>
        </w:rPr>
        <w:t>*</w:t>
      </w:r>
      <w:r>
        <w:rPr>
          <w:rFonts w:hint="eastAsia"/>
        </w:rPr>
        <w:t>呈现方式（两种）</w:t>
      </w:r>
      <w:r>
        <w:br/>
        <w:t>2.</w:t>
      </w:r>
      <w:r>
        <w:rPr>
          <w:rFonts w:hint="eastAsia"/>
        </w:rPr>
        <w:t>现在有的感知数据（你任选）：感知质量、感知相关性、感知可靠性、感知可复用性</w:t>
      </w:r>
      <w:r>
        <w:br/>
        <w:t>3.</w:t>
      </w:r>
      <w:r>
        <w:rPr>
          <w:rFonts w:hint="eastAsia"/>
        </w:rPr>
        <w:t>注意不要出现社交媒体，是社交线索</w:t>
      </w:r>
    </w:p>
    <w:p w14:paraId="181BD880" w14:textId="77777777" w:rsidR="00847D9D" w:rsidRDefault="00847D9D">
      <w:pPr>
        <w:pStyle w:val="a9"/>
      </w:pPr>
      <w:r>
        <w:rPr>
          <w:rFonts w:hint="eastAsia"/>
        </w:rPr>
        <w:t>4</w:t>
      </w:r>
      <w:r>
        <w:t>.</w:t>
      </w:r>
      <w:r>
        <w:rPr>
          <w:rFonts w:hint="eastAsia"/>
        </w:rPr>
        <w:t>我们重点是研究行为特征的，也就是不同线索、不同呈现方式下，用户的行为有什么差异？什么流程？比如浏览</w:t>
      </w:r>
      <w:r>
        <w:rPr>
          <w:rFonts w:hint="eastAsia"/>
        </w:rPr>
        <w:t>-</w:t>
      </w:r>
      <w:r>
        <w:rPr>
          <w:rFonts w:hint="eastAsia"/>
        </w:rPr>
        <w:t>选择</w:t>
      </w:r>
      <w:r>
        <w:rPr>
          <w:rFonts w:hint="eastAsia"/>
        </w:rPr>
        <w:t>-</w:t>
      </w:r>
      <w:r>
        <w:rPr>
          <w:rFonts w:hint="eastAsia"/>
        </w:rPr>
        <w:t>筛选</w:t>
      </w:r>
      <w:r>
        <w:rPr>
          <w:rFonts w:hint="eastAsia"/>
        </w:rPr>
        <w:t>-</w:t>
      </w:r>
      <w:r>
        <w:rPr>
          <w:rFonts w:hint="eastAsia"/>
        </w:rPr>
        <w:t>复用；浏览</w:t>
      </w:r>
      <w:r>
        <w:rPr>
          <w:rFonts w:hint="eastAsia"/>
        </w:rPr>
        <w:t>-</w:t>
      </w:r>
      <w:r>
        <w:rPr>
          <w:rFonts w:hint="eastAsia"/>
        </w:rPr>
        <w:t>筛选</w:t>
      </w:r>
      <w:r>
        <w:rPr>
          <w:rFonts w:hint="eastAsia"/>
        </w:rPr>
        <w:t>-</w:t>
      </w:r>
      <w:r>
        <w:rPr>
          <w:rFonts w:hint="eastAsia"/>
        </w:rPr>
        <w:t>浏览</w:t>
      </w:r>
      <w:r>
        <w:rPr>
          <w:rFonts w:hint="eastAsia"/>
        </w:rPr>
        <w:t>-</w:t>
      </w:r>
      <w:r>
        <w:rPr>
          <w:rFonts w:hint="eastAsia"/>
        </w:rPr>
        <w:t>删除</w:t>
      </w:r>
      <w:r>
        <w:rPr>
          <w:rFonts w:hint="eastAsia"/>
        </w:rPr>
        <w:t>-</w:t>
      </w:r>
      <w:r>
        <w:rPr>
          <w:rFonts w:hint="eastAsia"/>
        </w:rPr>
        <w:t>复用等。</w:t>
      </w:r>
    </w:p>
    <w:p w14:paraId="5FBB45F0" w14:textId="7A18E586" w:rsidR="00847D9D" w:rsidRDefault="00847D9D">
      <w:pPr>
        <w:pStyle w:val="a9"/>
        <w:rPr>
          <w:rFonts w:hint="eastAsia"/>
        </w:rPr>
      </w:pPr>
      <w:r>
        <w:rPr>
          <w:rFonts w:hint="eastAsia"/>
        </w:rPr>
        <w:t>5</w:t>
      </w:r>
      <w:r>
        <w:t>.</w:t>
      </w:r>
      <w:r>
        <w:rPr>
          <w:rFonts w:hint="eastAsia"/>
        </w:rPr>
        <w:t>如果你想做影响因素也可以（这个已经有人做过了，所以不能是你的主要研究内容，只能是辅助），那么我们的潜在影响因素就是两个：线索类型、线索呈现位置。</w:t>
      </w:r>
    </w:p>
  </w:comment>
  <w:comment w:id="84" w:author="雅凡 相" w:date="2024-12-31T10:09:00Z" w:initials="雅凡">
    <w:p w14:paraId="282A2D75" w14:textId="5498DE97" w:rsidR="00847D9D" w:rsidRDefault="00847D9D">
      <w:pPr>
        <w:pStyle w:val="a9"/>
      </w:pPr>
      <w:r>
        <w:rPr>
          <w:rStyle w:val="a8"/>
        </w:rPr>
        <w:annotationRef/>
      </w:r>
      <w:r>
        <w:rPr>
          <w:rFonts w:hint="eastAsia"/>
        </w:rPr>
        <w:t>因为我们不是社交网络研究，所以不要出现网络分析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1E5A55" w15:done="0"/>
  <w15:commentEx w15:paraId="3329560F" w15:done="0"/>
  <w15:commentEx w15:paraId="68D6FC25" w15:done="0"/>
  <w15:commentEx w15:paraId="5FBB45F0" w15:done="0"/>
  <w15:commentEx w15:paraId="282A2D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1E37AD" w16cex:dateUtc="2024-12-31T01:28:00Z"/>
  <w16cex:commentExtensible w16cex:durableId="2B1E3805" w16cex:dateUtc="2024-12-31T01:29:00Z"/>
  <w16cex:commentExtensible w16cex:durableId="2B1E3F50" w16cex:dateUtc="2024-12-31T02:00:00Z"/>
  <w16cex:commentExtensible w16cex:durableId="2B1E4013" w16cex:dateUtc="2024-12-31T02:04:00Z"/>
  <w16cex:commentExtensible w16cex:durableId="2B1E414A" w16cex:dateUtc="2024-12-31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1E5A55" w16cid:durableId="2B1E37AD"/>
  <w16cid:commentId w16cid:paraId="3329560F" w16cid:durableId="2B1E3805"/>
  <w16cid:commentId w16cid:paraId="68D6FC25" w16cid:durableId="2B1E3F50"/>
  <w16cid:commentId w16cid:paraId="5FBB45F0" w16cid:durableId="2B1E4013"/>
  <w16cid:commentId w16cid:paraId="282A2D75" w16cid:durableId="2B1E41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w:altName w:val="苹方-简"/>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13382F"/>
    <w:multiLevelType w:val="singleLevel"/>
    <w:tmpl w:val="9F13382F"/>
    <w:lvl w:ilvl="0">
      <w:start w:val="3"/>
      <w:numFmt w:val="chineseCounting"/>
      <w:suff w:val="nothing"/>
      <w:lvlText w:val="%1、"/>
      <w:lvlJc w:val="left"/>
      <w:rPr>
        <w:rFonts w:hint="eastAsia"/>
      </w:rPr>
    </w:lvl>
  </w:abstractNum>
  <w:abstractNum w:abstractNumId="1" w15:restartNumberingAfterBreak="0">
    <w:nsid w:val="BC41144F"/>
    <w:multiLevelType w:val="singleLevel"/>
    <w:tmpl w:val="BC41144F"/>
    <w:lvl w:ilvl="0">
      <w:start w:val="7"/>
      <w:numFmt w:val="chineseCounting"/>
      <w:suff w:val="nothing"/>
      <w:lvlText w:val="%1、"/>
      <w:lvlJc w:val="left"/>
      <w:rPr>
        <w:rFonts w:hint="eastAsia"/>
      </w:rPr>
    </w:lvl>
  </w:abstractNum>
  <w:abstractNum w:abstractNumId="2" w15:restartNumberingAfterBreak="0">
    <w:nsid w:val="D3312DAA"/>
    <w:multiLevelType w:val="singleLevel"/>
    <w:tmpl w:val="D3312DAA"/>
    <w:lvl w:ilvl="0">
      <w:start w:val="8"/>
      <w:numFmt w:val="chineseCounting"/>
      <w:suff w:val="nothing"/>
      <w:lvlText w:val="%1、"/>
      <w:lvlJc w:val="left"/>
      <w:rPr>
        <w:rFonts w:hint="eastAsia"/>
      </w:rPr>
    </w:lvl>
  </w:abstractNum>
  <w:abstractNum w:abstractNumId="3" w15:restartNumberingAfterBreak="0">
    <w:nsid w:val="ECDF6E3B"/>
    <w:multiLevelType w:val="singleLevel"/>
    <w:tmpl w:val="ECDF6E3B"/>
    <w:lvl w:ilvl="0">
      <w:start w:val="1"/>
      <w:numFmt w:val="decimal"/>
      <w:suff w:val="nothing"/>
      <w:lvlText w:val="（%1）"/>
      <w:lvlJc w:val="left"/>
    </w:lvl>
  </w:abstractNum>
  <w:abstractNum w:abstractNumId="4" w15:restartNumberingAfterBreak="0">
    <w:nsid w:val="F224A7D2"/>
    <w:multiLevelType w:val="singleLevel"/>
    <w:tmpl w:val="F224A7D2"/>
    <w:lvl w:ilvl="0">
      <w:start w:val="2"/>
      <w:numFmt w:val="decimal"/>
      <w:lvlText w:val="%1."/>
      <w:lvlJc w:val="left"/>
      <w:pPr>
        <w:tabs>
          <w:tab w:val="left" w:pos="312"/>
        </w:tabs>
      </w:pPr>
    </w:lvl>
  </w:abstractNum>
  <w:abstractNum w:abstractNumId="5" w15:restartNumberingAfterBreak="0">
    <w:nsid w:val="FFDFA987"/>
    <w:multiLevelType w:val="singleLevel"/>
    <w:tmpl w:val="FFDFA987"/>
    <w:lvl w:ilvl="0">
      <w:start w:val="1"/>
      <w:numFmt w:val="decimal"/>
      <w:suff w:val="space"/>
      <w:lvlText w:val="%1."/>
      <w:lvlJc w:val="left"/>
    </w:lvl>
  </w:abstractNum>
  <w:abstractNum w:abstractNumId="6" w15:restartNumberingAfterBreak="0">
    <w:nsid w:val="FFFF2499"/>
    <w:multiLevelType w:val="singleLevel"/>
    <w:tmpl w:val="FFFF2499"/>
    <w:lvl w:ilvl="0">
      <w:start w:val="1"/>
      <w:numFmt w:val="decimal"/>
      <w:lvlText w:val="%1."/>
      <w:lvlJc w:val="left"/>
      <w:pPr>
        <w:ind w:left="425" w:hanging="425"/>
      </w:pPr>
      <w:rPr>
        <w:rFonts w:hint="default"/>
      </w:rPr>
    </w:lvl>
  </w:abstractNum>
  <w:num w:numId="1">
    <w:abstractNumId w:val="0"/>
  </w:num>
  <w:num w:numId="2">
    <w:abstractNumId w:val="5"/>
  </w:num>
  <w:num w:numId="3">
    <w:abstractNumId w:val="3"/>
  </w:num>
  <w:num w:numId="4">
    <w:abstractNumId w:val="4"/>
  </w:num>
  <w:num w:numId="5">
    <w:abstractNumId w:val="6"/>
  </w:num>
  <w:num w:numId="6">
    <w:abstractNumId w:val="1"/>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凡 相">
    <w15:presenceInfo w15:providerId="Windows Live" w15:userId="b9ab089bca09f0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34"/>
    <w:rsid w:val="FB8F71C7"/>
    <w:rsid w:val="00196528"/>
    <w:rsid w:val="0039419B"/>
    <w:rsid w:val="00574117"/>
    <w:rsid w:val="00653D6F"/>
    <w:rsid w:val="00847D9D"/>
    <w:rsid w:val="00992466"/>
    <w:rsid w:val="00C8429D"/>
    <w:rsid w:val="00C92619"/>
    <w:rsid w:val="00D72034"/>
    <w:rsid w:val="00E55A20"/>
    <w:rsid w:val="00F84087"/>
    <w:rsid w:val="02F00813"/>
    <w:rsid w:val="03B46C2F"/>
    <w:rsid w:val="0D6420C8"/>
    <w:rsid w:val="0E6774C4"/>
    <w:rsid w:val="1A7B56B0"/>
    <w:rsid w:val="24390D5F"/>
    <w:rsid w:val="2E5038DC"/>
    <w:rsid w:val="2F364CF7"/>
    <w:rsid w:val="31A51F8C"/>
    <w:rsid w:val="454E2FAC"/>
    <w:rsid w:val="54C3510B"/>
    <w:rsid w:val="598B494D"/>
    <w:rsid w:val="5A507FB0"/>
    <w:rsid w:val="5FF822A0"/>
    <w:rsid w:val="69CF3B7D"/>
    <w:rsid w:val="6F121720"/>
    <w:rsid w:val="759662F8"/>
    <w:rsid w:val="7CBD7BA4"/>
    <w:rsid w:val="7FEF1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9459"/>
  <w15:docId w15:val="{C0F09A84-F220-4DF9-8BF0-43AD87F9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3">
    <w:name w:val="heading 3"/>
    <w:basedOn w:val="a"/>
    <w:next w:val="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rPr>
      <w:sz w:val="24"/>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rPr>
      <w:rFonts w:ascii="Times New Roman" w:eastAsia="宋体" w:hAnsi="Times New Roman" w:cs="Times New Roman"/>
      <w:sz w:val="18"/>
      <w:szCs w:val="18"/>
    </w:rPr>
  </w:style>
  <w:style w:type="paragraph" w:customStyle="1" w:styleId="p1">
    <w:name w:val="p1"/>
    <w:basedOn w:val="a"/>
    <w:rPr>
      <w:rFonts w:ascii="pingfang sc" w:eastAsia="pingfang sc" w:hAnsi="pingfang sc"/>
      <w:kern w:val="0"/>
      <w:sz w:val="26"/>
      <w:szCs w:val="26"/>
    </w:rPr>
  </w:style>
  <w:style w:type="character" w:styleId="a8">
    <w:name w:val="annotation reference"/>
    <w:basedOn w:val="a0"/>
    <w:uiPriority w:val="99"/>
    <w:semiHidden/>
    <w:unhideWhenUsed/>
    <w:rsid w:val="00E55A20"/>
    <w:rPr>
      <w:sz w:val="21"/>
      <w:szCs w:val="21"/>
    </w:rPr>
  </w:style>
  <w:style w:type="paragraph" w:styleId="a9">
    <w:name w:val="annotation text"/>
    <w:basedOn w:val="a"/>
    <w:link w:val="aa"/>
    <w:uiPriority w:val="99"/>
    <w:semiHidden/>
    <w:unhideWhenUsed/>
    <w:rsid w:val="00E55A20"/>
    <w:pPr>
      <w:jc w:val="left"/>
    </w:pPr>
  </w:style>
  <w:style w:type="character" w:customStyle="1" w:styleId="aa">
    <w:name w:val="批注文字 字符"/>
    <w:basedOn w:val="a0"/>
    <w:link w:val="a9"/>
    <w:uiPriority w:val="99"/>
    <w:semiHidden/>
    <w:rsid w:val="00E55A20"/>
    <w:rPr>
      <w:kern w:val="2"/>
      <w:sz w:val="21"/>
      <w:szCs w:val="24"/>
    </w:rPr>
  </w:style>
  <w:style w:type="paragraph" w:styleId="ab">
    <w:name w:val="annotation subject"/>
    <w:basedOn w:val="a9"/>
    <w:next w:val="a9"/>
    <w:link w:val="ac"/>
    <w:uiPriority w:val="99"/>
    <w:semiHidden/>
    <w:unhideWhenUsed/>
    <w:rsid w:val="00E55A20"/>
    <w:rPr>
      <w:b/>
      <w:bCs/>
    </w:rPr>
  </w:style>
  <w:style w:type="character" w:customStyle="1" w:styleId="ac">
    <w:name w:val="批注主题 字符"/>
    <w:basedOn w:val="aa"/>
    <w:link w:val="ab"/>
    <w:uiPriority w:val="99"/>
    <w:semiHidden/>
    <w:rsid w:val="00E55A20"/>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1296</Words>
  <Characters>7391</Characters>
  <Application>Microsoft Office Word</Application>
  <DocSecurity>0</DocSecurity>
  <Lines>61</Lines>
  <Paragraphs>17</Paragraphs>
  <ScaleCrop>false</ScaleCrop>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dc:creator>
  <cp:lastModifiedBy>雅凡 相</cp:lastModifiedBy>
  <cp:revision>2</cp:revision>
  <dcterms:created xsi:type="dcterms:W3CDTF">2024-12-31T02:10:00Z</dcterms:created>
  <dcterms:modified xsi:type="dcterms:W3CDTF">2024-12-31T02:10:00Z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092BDE73600F7EE8FC3471678F8F9EF4_43</vt:lpwstr>
  </property>
  <property fmtid="{D5CDD505-2E9C-101B-9397-08002B2CF9AE}" pid="4" name="KSOTemplateDocerSaveRecord">
    <vt:lpwstr>eyJoZGlkIjoiYzZkNzQ4ZWFiZmQ4NTRhOWRkZTk3YTMwMjlmMmZhYmUiLCJ1c2VySWQiOiIxMjYzNTcxMzIzIn0=</vt:lpwstr>
  </property>
</Properties>
</file>